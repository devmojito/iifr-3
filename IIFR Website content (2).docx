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B480" w14:textId="77777777" w:rsidR="001451CD" w:rsidRDefault="00000000">
      <w:pPr>
        <w:spacing w:before="240"/>
      </w:pPr>
      <w:r>
        <w:t>Contents</w:t>
      </w:r>
    </w:p>
    <w:p w14:paraId="7B056D29" w14:textId="77777777" w:rsidR="001451CD" w:rsidRDefault="00000000">
      <w:pPr>
        <w:spacing w:after="100"/>
      </w:pPr>
      <w:r>
        <w:rPr>
          <w:highlight w:val="yellow"/>
        </w:rPr>
        <w:t>Home</w:t>
      </w:r>
      <w:r>
        <w:t>. 2</w:t>
      </w:r>
    </w:p>
    <w:p w14:paraId="1A39B5DB" w14:textId="77777777" w:rsidR="001451CD" w:rsidRDefault="00000000">
      <w:pPr>
        <w:spacing w:after="100"/>
        <w:ind w:left="240"/>
      </w:pPr>
      <w:r>
        <w:t>Welcome to IIFR. 2</w:t>
      </w:r>
    </w:p>
    <w:p w14:paraId="3302650E" w14:textId="77777777" w:rsidR="001451CD" w:rsidRDefault="00000000">
      <w:pPr>
        <w:spacing w:after="100"/>
        <w:ind w:left="240"/>
      </w:pPr>
      <w:r>
        <w:t>What is IIFR. 2</w:t>
      </w:r>
    </w:p>
    <w:p w14:paraId="7DEBA366" w14:textId="77777777" w:rsidR="001451CD" w:rsidRDefault="00000000">
      <w:pPr>
        <w:spacing w:after="100"/>
        <w:ind w:left="240"/>
      </w:pPr>
      <w:r>
        <w:t>Three Pathways to Transform Your Impact 3</w:t>
      </w:r>
    </w:p>
    <w:p w14:paraId="53E86DAD" w14:textId="77777777" w:rsidR="001451CD" w:rsidRDefault="00000000">
      <w:pPr>
        <w:spacing w:after="100"/>
        <w:ind w:left="240"/>
      </w:pPr>
      <w:r>
        <w:t>Programmes Designed for Academic and Professional Excellence. 3</w:t>
      </w:r>
    </w:p>
    <w:p w14:paraId="16C455CD" w14:textId="77777777" w:rsidR="001451CD" w:rsidRDefault="00000000">
      <w:pPr>
        <w:spacing w:after="100"/>
        <w:ind w:left="240"/>
      </w:pPr>
      <w:r>
        <w:t>Insights from IIFR. 4</w:t>
      </w:r>
    </w:p>
    <w:p w14:paraId="051C45AF" w14:textId="77777777" w:rsidR="001451CD" w:rsidRDefault="00000000">
      <w:pPr>
        <w:spacing w:after="100"/>
        <w:ind w:left="240"/>
      </w:pPr>
      <w:r>
        <w:t>Let's Build the Future of Education, Together. 5</w:t>
      </w:r>
    </w:p>
    <w:p w14:paraId="28AA047F" w14:textId="77777777" w:rsidR="001451CD" w:rsidRDefault="00000000">
      <w:pPr>
        <w:spacing w:after="100"/>
      </w:pPr>
      <w:r>
        <w:rPr>
          <w:highlight w:val="yellow"/>
        </w:rPr>
        <w:t>ABOUT US</w:t>
      </w:r>
      <w:r>
        <w:t>. 6</w:t>
      </w:r>
    </w:p>
    <w:p w14:paraId="1D7B3F46" w14:textId="77777777" w:rsidR="001451CD" w:rsidRDefault="00000000">
      <w:pPr>
        <w:spacing w:after="100"/>
        <w:ind w:left="240"/>
      </w:pPr>
      <w:r>
        <w:t>About Us. 6</w:t>
      </w:r>
    </w:p>
    <w:p w14:paraId="1C3730AE" w14:textId="77777777" w:rsidR="001451CD" w:rsidRDefault="00000000">
      <w:pPr>
        <w:spacing w:after="100"/>
        <w:ind w:left="240"/>
      </w:pPr>
      <w:r>
        <w:t>Our Vision. 7</w:t>
      </w:r>
    </w:p>
    <w:p w14:paraId="0C534B4C" w14:textId="77777777" w:rsidR="001451CD" w:rsidRDefault="00000000">
      <w:pPr>
        <w:spacing w:after="100"/>
        <w:ind w:left="240"/>
      </w:pPr>
      <w:r>
        <w:t>Leadership &amp; Governance. 8</w:t>
      </w:r>
    </w:p>
    <w:p w14:paraId="727C4C0B" w14:textId="77777777" w:rsidR="001451CD" w:rsidRDefault="00000000">
      <w:pPr>
        <w:spacing w:after="100"/>
        <w:ind w:left="240"/>
      </w:pPr>
      <w:r>
        <w:t>Strategic Partners. 10</w:t>
      </w:r>
    </w:p>
    <w:p w14:paraId="257E2CFF" w14:textId="77777777" w:rsidR="001451CD" w:rsidRDefault="00000000">
      <w:pPr>
        <w:spacing w:after="100"/>
        <w:ind w:left="240"/>
      </w:pPr>
      <w:r>
        <w:t>Let's Build the Future of Education, Together. 11</w:t>
      </w:r>
    </w:p>
    <w:p w14:paraId="7490F4CC" w14:textId="77777777" w:rsidR="001451CD" w:rsidRDefault="00000000">
      <w:pPr>
        <w:spacing w:after="100"/>
      </w:pPr>
      <w:r>
        <w:rPr>
          <w:highlight w:val="yellow"/>
        </w:rPr>
        <w:t>Programmes</w:t>
      </w:r>
      <w:r>
        <w:t>. 12</w:t>
      </w:r>
    </w:p>
    <w:p w14:paraId="780C1EDB" w14:textId="77777777" w:rsidR="001451CD" w:rsidRDefault="00000000">
      <w:pPr>
        <w:spacing w:after="100"/>
        <w:ind w:left="240"/>
      </w:pPr>
      <w:r>
        <w:t>Programmes for Real-World Impact 12</w:t>
      </w:r>
    </w:p>
    <w:p w14:paraId="0408B55E" w14:textId="77777777" w:rsidR="001451CD" w:rsidRDefault="00000000">
      <w:pPr>
        <w:spacing w:after="100"/>
        <w:ind w:left="240"/>
      </w:pPr>
      <w:r>
        <w:t>Educator Certification Programme (ECP) 12</w:t>
      </w:r>
    </w:p>
    <w:p w14:paraId="5D2289B9" w14:textId="77777777" w:rsidR="001451CD" w:rsidRDefault="00000000">
      <w:pPr>
        <w:spacing w:after="100"/>
        <w:ind w:left="240"/>
      </w:pPr>
      <w:r>
        <w:t>Executive Fellow in Management (EFM) 12</w:t>
      </w:r>
    </w:p>
    <w:p w14:paraId="110A6F5A" w14:textId="77777777" w:rsidR="001451CD" w:rsidRDefault="00000000">
      <w:pPr>
        <w:spacing w:after="100"/>
        <w:ind w:left="240"/>
      </w:pPr>
      <w:r>
        <w:t>Academic Leadership Programme (ALP) 12</w:t>
      </w:r>
    </w:p>
    <w:p w14:paraId="585E8DCF" w14:textId="77777777" w:rsidR="001451CD" w:rsidRDefault="00000000">
      <w:pPr>
        <w:spacing w:after="100"/>
        <w:ind w:left="240"/>
      </w:pPr>
      <w:r>
        <w:t>Research &amp; Faculty Development Programme. 12</w:t>
      </w:r>
    </w:p>
    <w:p w14:paraId="3E732E4B" w14:textId="77777777" w:rsidR="001451CD" w:rsidRDefault="00000000">
      <w:pPr>
        <w:spacing w:after="100"/>
        <w:ind w:left="240"/>
      </w:pPr>
      <w:r>
        <w:t>Custom Executive &amp; Institutional Programmes. 13</w:t>
      </w:r>
    </w:p>
    <w:p w14:paraId="63C3C2E5" w14:textId="77777777" w:rsidR="001451CD" w:rsidRDefault="00000000">
      <w:pPr>
        <w:spacing w:after="100"/>
        <w:ind w:left="240"/>
      </w:pPr>
      <w:r>
        <w:t>Why Choose IIFR Programmes. 13</w:t>
      </w:r>
    </w:p>
    <w:p w14:paraId="6818A840" w14:textId="77777777" w:rsidR="001451CD" w:rsidRDefault="00000000">
      <w:pPr>
        <w:spacing w:after="100"/>
        <w:ind w:left="240"/>
      </w:pPr>
      <w:r>
        <w:t>Who These Programmes Are For 14</w:t>
      </w:r>
    </w:p>
    <w:p w14:paraId="14FB9005" w14:textId="77777777" w:rsidR="001451CD" w:rsidRDefault="00000000">
      <w:pPr>
        <w:spacing w:after="100"/>
      </w:pPr>
      <w:r>
        <w:rPr>
          <w:highlight w:val="yellow"/>
        </w:rPr>
        <w:t>Research</w:t>
      </w:r>
      <w:r>
        <w:t>. 15</w:t>
      </w:r>
    </w:p>
    <w:p w14:paraId="11D0D175" w14:textId="77777777" w:rsidR="001451CD" w:rsidRDefault="00000000">
      <w:pPr>
        <w:spacing w:after="100"/>
        <w:ind w:left="240"/>
      </w:pPr>
      <w:r>
        <w:t>Faculty &amp; Research for Real-World Impact 15</w:t>
      </w:r>
    </w:p>
    <w:p w14:paraId="13002D7A" w14:textId="77777777" w:rsidR="001451CD" w:rsidRDefault="00000000">
      <w:pPr>
        <w:spacing w:after="100"/>
        <w:ind w:left="240"/>
      </w:pPr>
      <w:r>
        <w:t>Our Faculty. 16</w:t>
      </w:r>
    </w:p>
    <w:p w14:paraId="08DD6F19" w14:textId="77777777" w:rsidR="001451CD" w:rsidRDefault="00000000">
      <w:pPr>
        <w:spacing w:after="100"/>
        <w:ind w:left="240"/>
      </w:pPr>
      <w:r>
        <w:t>Research that Solves Real Problems. 17</w:t>
      </w:r>
    </w:p>
    <w:p w14:paraId="31FBDA64" w14:textId="77777777" w:rsidR="001451CD" w:rsidRDefault="00000000">
      <w:pPr>
        <w:spacing w:after="100"/>
        <w:ind w:left="240"/>
      </w:pPr>
      <w:r>
        <w:t>Collaborate With IIFR. 17</w:t>
      </w:r>
    </w:p>
    <w:p w14:paraId="25F5ECAC" w14:textId="77777777" w:rsidR="001451CD" w:rsidRDefault="00000000">
      <w:pPr>
        <w:spacing w:after="160"/>
      </w:pPr>
      <w:r>
        <w:t xml:space="preserve"> </w:t>
      </w:r>
    </w:p>
    <w:p w14:paraId="66853AC1" w14:textId="77777777" w:rsidR="001451CD" w:rsidRDefault="00000000">
      <w:pPr>
        <w:spacing w:after="160"/>
      </w:pPr>
      <w:r>
        <w:rPr>
          <w:noProof/>
        </w:rPr>
        <w:lastRenderedPageBreak/>
        <w:drawing>
          <wp:inline distT="114300" distB="114300" distL="114300" distR="114300" wp14:anchorId="7944F201" wp14:editId="65051343">
            <wp:extent cx="5731200" cy="4025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BE7C4" w14:textId="77777777" w:rsidR="001451CD" w:rsidRDefault="00000000">
      <w:pPr>
        <w:spacing w:after="1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 </w:t>
      </w:r>
    </w:p>
    <w:p w14:paraId="4F670206" w14:textId="77777777" w:rsidR="001451CD" w:rsidRDefault="00000000">
      <w:pPr>
        <w:spacing w:after="1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 </w:t>
      </w:r>
    </w:p>
    <w:p w14:paraId="3DC58662" w14:textId="77777777" w:rsidR="001451C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  <w:highlight w:val="yellow"/>
        </w:rPr>
      </w:pPr>
      <w:bookmarkStart w:id="0" w:name="_9h4kd5lb9nw7" w:colFirst="0" w:colLast="0"/>
      <w:bookmarkEnd w:id="0"/>
      <w:r>
        <w:br w:type="page"/>
      </w:r>
    </w:p>
    <w:p w14:paraId="5DC12E26" w14:textId="77777777" w:rsidR="001451C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  <w:highlight w:val="yellow"/>
        </w:rPr>
      </w:pPr>
      <w:bookmarkStart w:id="1" w:name="_3ksres9d6dqf" w:colFirst="0" w:colLast="0"/>
      <w:bookmarkEnd w:id="1"/>
      <w:r>
        <w:rPr>
          <w:b/>
          <w:bCs/>
          <w:sz w:val="46"/>
          <w:szCs w:val="46"/>
          <w:highlight w:val="yellow"/>
        </w:rPr>
        <w:lastRenderedPageBreak/>
        <w:t>Home</w:t>
      </w:r>
    </w:p>
    <w:p w14:paraId="57144BC2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tg0w9wyispr" w:colFirst="0" w:colLast="0"/>
      <w:bookmarkEnd w:id="2"/>
      <w:r>
        <w:rPr>
          <w:b/>
          <w:bCs/>
          <w:sz w:val="34"/>
          <w:szCs w:val="34"/>
        </w:rPr>
        <w:t>Welcome to the International Institute of Faculty and Research (IIFR)</w:t>
      </w:r>
    </w:p>
    <w:p w14:paraId="40AB372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Building the Future of Faculty, Research, and Academic Leadership</w:t>
      </w:r>
    </w:p>
    <w:p w14:paraId="036FBFAB" w14:textId="77777777" w:rsidR="001451CD" w:rsidRDefault="00000000">
      <w:pPr>
        <w:spacing w:after="160"/>
      </w:pPr>
      <w:r>
        <w:t>Empowering educators, driving research excellence, nurturing pracademics and building great practice-academic synthesis</w:t>
      </w:r>
    </w:p>
    <w:p w14:paraId="7118B732" w14:textId="77777777" w:rsidR="001451CD" w:rsidRDefault="00000000">
      <w:pPr>
        <w:spacing w:after="160"/>
        <w:rPr>
          <w:b/>
          <w:bCs/>
        </w:rPr>
      </w:pPr>
      <w:del w:id="3" w:author="Anvesh T" w:date="2026-05-07T13:58:00Z">
        <w:r>
          <w:rPr>
            <w:b/>
            <w:bCs/>
          </w:rPr>
          <w:delText>Explore Programs</w:delText>
        </w:r>
      </w:del>
      <w:ins w:id="4" w:author="Anvesh T" w:date="2026-05-07T13:58:00Z">
        <w:r>
          <w:fldChar w:fldCharType="begin"/>
        </w:r>
        <w:r>
          <w:instrText xml:space="preserve"> HYPERLINK "https://iifr.global/programmes.php" </w:instrText>
        </w:r>
        <w:r>
          <w:fldChar w:fldCharType="separate"/>
        </w:r>
        <w:r>
          <w:rPr>
            <w:b/>
            <w:bCs/>
            <w:color w:val="1155CC"/>
            <w:u w:val="single"/>
          </w:rPr>
          <w:t>Explore Programs</w:t>
        </w:r>
        <w:r>
          <w:fldChar w:fldCharType="end"/>
        </w:r>
      </w:ins>
      <w:r>
        <w:t xml:space="preserve">          </w:t>
      </w:r>
      <w:r>
        <w:tab/>
      </w:r>
      <w:commentRangeStart w:id="5"/>
      <w:commentRangeEnd w:id="5"/>
      <w:r>
        <w:rPr>
          <w:rStyle w:val="CommentReference"/>
          <w:b/>
          <w:bCs/>
          <w:sz w:val="22"/>
          <w:szCs w:val="22"/>
        </w:rPr>
        <w:commentReference w:id="5"/>
      </w:r>
      <w:del w:id="6" w:author="Anvesh T" w:date="2026-05-07T13:59:00Z">
        <w:r>
          <w:rPr>
            <w:b/>
            <w:bCs/>
          </w:rPr>
          <w:delText>Partner With Us</w:delText>
        </w:r>
      </w:del>
      <w:ins w:id="7" w:author="Anvesh T" w:date="2026-05-07T13:59:00Z">
        <w:r>
          <w:fldChar w:fldCharType="begin"/>
        </w:r>
        <w:r>
          <w:instrText xml:space="preserve"> HYPERLINK "https://iifr.global/contact.php" </w:instrText>
        </w:r>
        <w:r>
          <w:fldChar w:fldCharType="separate"/>
        </w:r>
        <w:r>
          <w:rPr>
            <w:b/>
            <w:bCs/>
            <w:color w:val="1155CC"/>
            <w:u w:val="single"/>
          </w:rPr>
          <w:t>Partner With Us</w:t>
        </w:r>
        <w:r>
          <w:fldChar w:fldCharType="end"/>
        </w:r>
      </w:ins>
    </w:p>
    <w:p w14:paraId="5C38DC38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0EC0D7C5" wp14:editId="17225FA9">
            <wp:extent cx="5734050" cy="2693764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t="116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3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52F48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6dzciublq5gr" w:colFirst="0" w:colLast="0"/>
      <w:bookmarkEnd w:id="8"/>
      <w:r>
        <w:rPr>
          <w:b/>
          <w:bCs/>
          <w:sz w:val="34"/>
          <w:szCs w:val="34"/>
        </w:rPr>
        <w:t>What is IIFR</w:t>
      </w:r>
    </w:p>
    <w:p w14:paraId="20D395F4" w14:textId="77777777" w:rsidR="001451CD" w:rsidRDefault="00000000">
      <w:pPr>
        <w:spacing w:after="160"/>
      </w:pPr>
      <w:r>
        <w:t>The International Institute for Faculty &amp; Research (IIFR) is an autonomous academic institute established to strengthen faculty capability, research excellence, and academic leadership across India and the Global South.</w:t>
      </w:r>
    </w:p>
    <w:p w14:paraId="702C7F57" w14:textId="77777777" w:rsidR="001451CD" w:rsidRDefault="00000000">
      <w:pPr>
        <w:spacing w:after="160"/>
      </w:pPr>
      <w:r>
        <w:t>Designed for the evolving needs of higher education and professional practice, IIFR brings practitioners &amp; academicians together and integrates relevance &amp; rigor to support impactful pedagogy and applied research.</w:t>
      </w:r>
    </w:p>
    <w:p w14:paraId="761E144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About IIFR:</w:t>
      </w:r>
      <w:r>
        <w:t xml:space="preserve"> </w:t>
      </w:r>
      <w:r>
        <w:rPr>
          <w:b/>
          <w:bCs/>
        </w:rPr>
        <w:t>Our Vision</w:t>
      </w:r>
    </w:p>
    <w:p w14:paraId="7AFDDD2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Strategic Partners:</w:t>
      </w:r>
    </w:p>
    <w:p w14:paraId="781A4C3A" w14:textId="77777777" w:rsidR="001451CD" w:rsidRDefault="00000000">
      <w:pPr>
        <w:spacing w:after="160"/>
      </w:pPr>
      <w:r>
        <w:t>Built in collaboration with trusted academic and institutional partners.</w:t>
      </w:r>
    </w:p>
    <w:p w14:paraId="23EB414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Bharatiya Vidya Bhavan</w:t>
      </w:r>
    </w:p>
    <w:p w14:paraId="243BA15E" w14:textId="77777777" w:rsidR="00DB39E1" w:rsidRPr="00DB39E1" w:rsidRDefault="00000000" w:rsidP="00DB39E1">
      <w:pPr>
        <w:spacing w:after="160"/>
        <w:rPr>
          <w:lang w:val="en-IN"/>
        </w:rPr>
      </w:pPr>
      <w:commentRangeStart w:id="9"/>
      <w:commentRangeStart w:id="10"/>
      <w:commentRangeStart w:id="11"/>
      <w:r>
        <w:t xml:space="preserve">Since 1938 </w:t>
      </w:r>
      <w:commentRangeEnd w:id="11"/>
      <w:ins w:id="12" w:author="Anvesh T" w:date="2026-05-07T13:56:00Z">
        <w:r w:rsidR="00DB39E1">
          <w:rPr>
            <w:rStyle w:val="CommentReference"/>
            <w:sz w:val="22"/>
            <w:szCs w:val="22"/>
          </w:rPr>
          <w:commentReference w:id="11"/>
        </w:r>
        <w:commentRangeEnd w:id="10"/>
        <w:r w:rsidR="00DB39E1">
          <w:rPr>
            <w:rStyle w:val="CommentReference"/>
            <w:sz w:val="22"/>
            <w:szCs w:val="22"/>
          </w:rPr>
          <w:commentReference w:id="10"/>
        </w:r>
        <w:commentRangeEnd w:id="9"/>
        <w:r w:rsidR="00DB39E1">
          <w:rPr>
            <w:rStyle w:val="CommentReference"/>
            <w:sz w:val="22"/>
            <w:szCs w:val="22"/>
          </w:rPr>
          <w:commentReference w:id="9"/>
        </w:r>
        <w:r>
          <w:t xml:space="preserve"> </w:t>
        </w:r>
      </w:ins>
      <w:del w:id="13" w:author="Anvesh T" w:date="2026-05-07T13:56:00Z">
        <w:r>
          <w:delText>–</w:delText>
        </w:r>
      </w:del>
      <w:r w:rsidR="00DB39E1" w:rsidRPr="00DB39E1">
        <w:rPr>
          <w:lang w:val="en-IN"/>
        </w:rPr>
        <w:t>Shaping Education &amp; Society</w:t>
      </w:r>
    </w:p>
    <w:p w14:paraId="5ADB9833" w14:textId="1EAA69D8" w:rsidR="001451CD" w:rsidRDefault="00000000">
      <w:pPr>
        <w:spacing w:after="160"/>
        <w:rPr>
          <w:b/>
          <w:bCs/>
        </w:rPr>
      </w:pPr>
      <w:r>
        <w:rPr>
          <w:b/>
          <w:bCs/>
        </w:rPr>
        <w:t>EFMD GLOBAL NETWORK</w:t>
      </w:r>
    </w:p>
    <w:p w14:paraId="356AB76B" w14:textId="77777777" w:rsidR="001451CD" w:rsidRDefault="00000000">
      <w:pPr>
        <w:spacing w:after="160"/>
      </w:pPr>
      <w:r>
        <w:lastRenderedPageBreak/>
        <w:t>Advancing Excellence in Management Development</w:t>
      </w:r>
    </w:p>
    <w:p w14:paraId="5A0B4402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LatticEd</w:t>
      </w:r>
    </w:p>
    <w:p w14:paraId="7D3CED25" w14:textId="77777777" w:rsidR="001451CD" w:rsidRDefault="00000000">
      <w:pPr>
        <w:spacing w:after="160"/>
      </w:pPr>
      <w:r>
        <w:t>Pioneering Learning impact &amp; Academic Innovation</w:t>
      </w:r>
    </w:p>
    <w:p w14:paraId="25629E47" w14:textId="77777777" w:rsidR="001451CD" w:rsidRDefault="00000000">
      <w:pPr>
        <w:spacing w:after="160"/>
        <w:rPr>
          <w:b/>
          <w:bCs/>
          <w:sz w:val="34"/>
          <w:szCs w:val="34"/>
        </w:rPr>
      </w:pPr>
      <w:commentRangeStart w:id="14"/>
      <w:r>
        <w:rPr>
          <w:noProof/>
        </w:rPr>
        <w:drawing>
          <wp:inline distT="114300" distB="114300" distL="114300" distR="114300" wp14:anchorId="1CBC87A0" wp14:editId="07ABC591">
            <wp:extent cx="5731200" cy="23241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  <w:b/>
          <w:bCs/>
          <w:sz w:val="34"/>
          <w:szCs w:val="34"/>
        </w:rPr>
        <w:commentReference w:id="14"/>
      </w:r>
      <w:r>
        <w:rPr>
          <w:b/>
          <w:bCs/>
          <w:sz w:val="34"/>
          <w:szCs w:val="34"/>
        </w:rPr>
        <w:t>Three Pathways to Transform Your Impact</w:t>
      </w:r>
    </w:p>
    <w:p w14:paraId="535ECAC1" w14:textId="77777777" w:rsidR="001451CD" w:rsidRDefault="00000000">
      <w:pPr>
        <w:spacing w:after="160"/>
      </w:pPr>
      <w:r>
        <w:t>Designed for leaders in academia, industry, and research seeking to create lasting influence.</w:t>
      </w:r>
    </w:p>
    <w:p w14:paraId="76953A7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01</w:t>
      </w:r>
    </w:p>
    <w:p w14:paraId="55F08D5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Industry to Academia</w:t>
      </w:r>
    </w:p>
    <w:p w14:paraId="086C3A86" w14:textId="77777777" w:rsidR="001451CD" w:rsidRDefault="00000000">
      <w:pPr>
        <w:spacing w:after="160"/>
      </w:pPr>
      <w:r>
        <w:rPr>
          <w:rFonts w:ascii="Helvetica Neue" w:eastAsia="Helvetica Neue" w:hAnsi="Helvetica Neue" w:cs="Helvetica Neue"/>
        </w:rPr>
        <w:t xml:space="preserve">For senior professionals and CXOs ready to move from the boardroom to the classroom lectern, without leaving their expertise at the door. The </w:t>
      </w:r>
      <w:r>
        <w:rPr>
          <w:rFonts w:ascii="Helvetica Neue" w:eastAsia="Helvetica Neue" w:hAnsi="Helvetica Neue" w:cs="Helvetica Neue"/>
          <w:i/>
          <w:iCs/>
        </w:rPr>
        <w:t>Pracademic</w:t>
      </w:r>
      <w:r>
        <w:rPr>
          <w:rFonts w:ascii="Helvetica Neue" w:eastAsia="Helvetica Neue" w:hAnsi="Helvetica Neue" w:cs="Helvetica Neue"/>
        </w:rPr>
        <w:t xml:space="preserve"> credential enables you to teach, mentor, and lead at any management institution, with both practitioner authority and academic credibility</w:t>
      </w:r>
      <w:r>
        <w:rPr>
          <w:rFonts w:ascii="Helvetica Neue" w:eastAsia="Helvetica Neue" w:hAnsi="Helvetica Neue" w:cs="Helvetica Neue"/>
          <w:sz w:val="24"/>
          <w:szCs w:val="24"/>
        </w:rPr>
        <w:t>.</w:t>
      </w:r>
    </w:p>
    <w:p w14:paraId="3B0DE552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02</w:t>
      </w:r>
    </w:p>
    <w:p w14:paraId="1F234EF0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Academic Faculty Excellence</w:t>
      </w:r>
    </w:p>
    <w:p w14:paraId="2897FFFE" w14:textId="77777777" w:rsidR="001451CD" w:rsidRDefault="00000000">
      <w:pPr>
        <w:spacing w:after="160"/>
      </w:pPr>
      <w:r>
        <w:rPr>
          <w:rFonts w:ascii="Helvetica Neue" w:eastAsia="Helvetica Neue" w:hAnsi="Helvetica Neue" w:cs="Helvetica Neue"/>
        </w:rPr>
        <w:t>For faculty who want the credential to match their experience and the framework to make their teaching create impact. Elevate pedagogy, research output, and global credibility with a recognized certification that opens doors</w:t>
      </w:r>
      <w:r>
        <w:rPr>
          <w:rFonts w:ascii="Helvetica Neue" w:eastAsia="Helvetica Neue" w:hAnsi="Helvetica Neue" w:cs="Helvetica Neue"/>
          <w:sz w:val="24"/>
          <w:szCs w:val="24"/>
        </w:rPr>
        <w:t>.</w:t>
      </w:r>
    </w:p>
    <w:p w14:paraId="6A446C97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03</w:t>
      </w:r>
    </w:p>
    <w:p w14:paraId="5E06DB5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Applied Research</w:t>
      </w:r>
    </w:p>
    <w:p w14:paraId="48193D18" w14:textId="77777777" w:rsidR="001451CD" w:rsidRDefault="00000000">
      <w:pPr>
        <w:spacing w:after="160"/>
      </w:pPr>
      <w:r>
        <w:rPr>
          <w:rFonts w:ascii="Helvetica Neue" w:eastAsia="Helvetica Neue" w:hAnsi="Helvetica Neue" w:cs="Helvetica Neue"/>
        </w:rPr>
        <w:t>For Senior executives, CXOs, and experts who want their years of experience to outlive them, converted into a scholarship that institutions cite, students read, and the world actually uses. Legacy-building for people who still have work to do</w:t>
      </w:r>
      <w:r>
        <w:rPr>
          <w:rFonts w:ascii="Helvetica Neue" w:eastAsia="Helvetica Neue" w:hAnsi="Helvetica Neue" w:cs="Helvetica Neue"/>
          <w:sz w:val="24"/>
          <w:szCs w:val="24"/>
        </w:rPr>
        <w:t>.</w:t>
      </w:r>
    </w:p>
    <w:p w14:paraId="0B49AD2B" w14:textId="77777777" w:rsidR="001451CD" w:rsidRDefault="00000000">
      <w:pPr>
        <w:spacing w:after="16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63C7073E" wp14:editId="656DBEDF">
            <wp:extent cx="5731200" cy="13589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5103B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16fh20dxyntf" w:colFirst="0" w:colLast="0"/>
      <w:bookmarkEnd w:id="15"/>
      <w:r>
        <w:rPr>
          <w:b/>
          <w:bCs/>
          <w:sz w:val="34"/>
          <w:szCs w:val="34"/>
        </w:rPr>
        <w:t>Programmes Designed for Academic and Professional Excellence</w:t>
      </w:r>
    </w:p>
    <w:p w14:paraId="1FCC7776" w14:textId="77777777" w:rsidR="001451CD" w:rsidRDefault="00000000">
      <w:pPr>
        <w:spacing w:after="160"/>
      </w:pPr>
      <w:r>
        <w:t>Practice-oriented learning experiences for educators, leaders, and researchers.</w:t>
      </w:r>
    </w:p>
    <w:p w14:paraId="020F9D0C" w14:textId="77777777" w:rsidR="001451CD" w:rsidRDefault="00000000">
      <w:pPr>
        <w:spacing w:after="160"/>
      </w:pPr>
      <w:r>
        <w:t>Educator Image</w:t>
      </w:r>
    </w:p>
    <w:p w14:paraId="2C088B2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Educator Certification Programme (ECP)</w:t>
      </w:r>
    </w:p>
    <w:p w14:paraId="5ECF6768" w14:textId="77777777" w:rsidR="001451CD" w:rsidRDefault="00000000">
      <w:pPr>
        <w:spacing w:after="160"/>
      </w:pPr>
      <w:r>
        <w:t>For professionals and aspiring educators preparing for impactful academic careers, integrating theory &amp; practice, AI-led pedagogy, and meta-frameworks for multi-disciplinary orientation.</w:t>
      </w:r>
    </w:p>
    <w:p w14:paraId="55BEE483" w14:textId="77777777" w:rsidR="001451CD" w:rsidRDefault="00000000">
      <w:pPr>
        <w:spacing w:after="160"/>
      </w:pPr>
      <w:commentRangeStart w:id="16"/>
      <w:commentRangeEnd w:id="16"/>
      <w:r>
        <w:rPr>
          <w:rStyle w:val="CommentReference"/>
          <w:sz w:val="22"/>
          <w:szCs w:val="22"/>
        </w:rPr>
        <w:commentReference w:id="16"/>
      </w:r>
      <w:del w:id="17" w:author="Anvesh T" w:date="2026-05-07T14:00:00Z">
        <w:r>
          <w:delText>→</w:delText>
        </w:r>
      </w:del>
      <w:hyperlink r:id="rId12" w:history="1">
        <w:r>
          <w:rPr>
            <w:color w:val="1155CC"/>
            <w:u w:val="single"/>
          </w:rPr>
          <w:t>→</w:t>
        </w:r>
      </w:hyperlink>
    </w:p>
    <w:p w14:paraId="1751465E" w14:textId="77777777" w:rsidR="001451CD" w:rsidRDefault="00000000">
      <w:pPr>
        <w:spacing w:after="160"/>
      </w:pPr>
      <w:r>
        <w:t>Executive Image</w:t>
      </w:r>
    </w:p>
    <w:p w14:paraId="2405304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Executive Fellow in Management (EFM)</w:t>
      </w:r>
    </w:p>
    <w:p w14:paraId="761A1378" w14:textId="77777777" w:rsidR="001451CD" w:rsidRDefault="00000000">
      <w:pPr>
        <w:spacing w:after="160"/>
      </w:pPr>
      <w:r>
        <w:t>For CXOs and senior leaders seeking to contribute via applied research, teaching through teaching, mentoring, and thought leadership.</w:t>
      </w:r>
    </w:p>
    <w:p w14:paraId="6169D036" w14:textId="60A3F42E" w:rsidR="001451CD" w:rsidRDefault="00000000">
      <w:pPr>
        <w:spacing w:after="160"/>
      </w:pPr>
      <w:hyperlink r:id="rId13" w:history="1">
        <w:r>
          <w:rPr>
            <w:color w:val="1155CC"/>
            <w:u w:val="single"/>
          </w:rPr>
          <w:t>→</w:t>
        </w:r>
      </w:hyperlink>
    </w:p>
    <w:p w14:paraId="33659DEE" w14:textId="77777777" w:rsidR="001451CD" w:rsidRDefault="00000000">
      <w:pPr>
        <w:spacing w:after="160"/>
      </w:pPr>
      <w:r>
        <w:t>Research Image</w:t>
      </w:r>
    </w:p>
    <w:p w14:paraId="5C68860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Research &amp; Faculty Workshops</w:t>
      </w:r>
    </w:p>
    <w:p w14:paraId="30EAC131" w14:textId="77777777" w:rsidR="001451CD" w:rsidRDefault="00000000">
      <w:pPr>
        <w:spacing w:after="160"/>
      </w:pPr>
      <w:r>
        <w:t>Short-format programmes focused on teaching excellence, research capability, and leadership development.</w:t>
      </w:r>
    </w:p>
    <w:p w14:paraId="390237F0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>→</w:t>
      </w:r>
    </w:p>
    <w:p w14:paraId="2528C270" w14:textId="381700D0" w:rsidR="001451CD" w:rsidRDefault="00000000">
      <w:pPr>
        <w:spacing w:after="160"/>
        <w:rPr>
          <w:b/>
          <w:bCs/>
        </w:rPr>
      </w:pPr>
      <w:hyperlink r:id="rId14" w:history="1">
        <w:r>
          <w:rPr>
            <w:b/>
            <w:bCs/>
            <w:color w:val="1155CC"/>
            <w:u w:val="single"/>
          </w:rPr>
          <w:t>Explore All Programmes</w:t>
        </w:r>
      </w:hyperlink>
    </w:p>
    <w:p w14:paraId="27B80AC5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3E4059B0" wp14:editId="45BD8543">
            <wp:extent cx="6267395" cy="1509588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395" cy="150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1F75D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rh4dmuczq9x" w:colFirst="0" w:colLast="0"/>
      <w:bookmarkEnd w:id="18"/>
      <w:commentRangeStart w:id="19"/>
      <w:r>
        <w:rPr>
          <w:b/>
          <w:bCs/>
          <w:sz w:val="34"/>
          <w:szCs w:val="34"/>
        </w:rPr>
        <w:lastRenderedPageBreak/>
        <w:t>Insights from IIFR</w:t>
      </w:r>
      <w:commentRangeEnd w:id="19"/>
      <w:r>
        <w:rPr>
          <w:rStyle w:val="CommentReference"/>
          <w:b/>
          <w:bCs/>
          <w:sz w:val="34"/>
          <w:szCs w:val="34"/>
        </w:rPr>
        <w:commentReference w:id="19"/>
      </w:r>
    </w:p>
    <w:p w14:paraId="46FB95C8" w14:textId="77777777" w:rsidR="001451CD" w:rsidRDefault="00000000">
      <w:pPr>
        <w:spacing w:after="160"/>
      </w:pPr>
      <w:r>
        <w:t>Perspectives on higher education, faculty development, research, leadership, and professional practice.</w:t>
      </w:r>
    </w:p>
    <w:p w14:paraId="3CAE022F" w14:textId="77777777" w:rsidR="001451CD" w:rsidRDefault="00000000">
      <w:pPr>
        <w:spacing w:after="160"/>
        <w:rPr>
          <w:b/>
          <w:bCs/>
        </w:rPr>
      </w:pPr>
      <w:commentRangeStart w:id="20"/>
      <w:r>
        <w:rPr>
          <w:b/>
          <w:bCs/>
        </w:rPr>
        <w:t>May 15, 2026</w:t>
      </w:r>
    </w:p>
    <w:p w14:paraId="7A96877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Rethinking Faculty Development in India</w:t>
      </w:r>
    </w:p>
    <w:p w14:paraId="7BD79128" w14:textId="77777777" w:rsidR="001451CD" w:rsidRDefault="00000000">
      <w:pPr>
        <w:spacing w:after="160"/>
      </w:pPr>
      <w:r>
        <w:t>Why continuous learning, mentoring, and capability building are essential for the future of higher education.</w:t>
      </w:r>
    </w:p>
    <w:p w14:paraId="17E89CE7" w14:textId="77777777" w:rsidR="001451CD" w:rsidRDefault="00000000">
      <w:pPr>
        <w:spacing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Read More →</w:t>
      </w:r>
    </w:p>
    <w:p w14:paraId="51D7F6A6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April 28, 2026</w:t>
      </w:r>
    </w:p>
    <w:p w14:paraId="651E2900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Bridging Academia and Industry</w:t>
      </w:r>
    </w:p>
    <w:p w14:paraId="5117D804" w14:textId="77777777" w:rsidR="001451CD" w:rsidRDefault="00000000">
      <w:pPr>
        <w:spacing w:after="160"/>
      </w:pPr>
      <w:r>
        <w:t>Building meaningful partnerships to create relevant learning and real-world impact.</w:t>
      </w:r>
    </w:p>
    <w:p w14:paraId="1AC6E454" w14:textId="77777777" w:rsidR="001451CD" w:rsidRDefault="00000000">
      <w:pPr>
        <w:spacing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Read More →</w:t>
      </w:r>
    </w:p>
    <w:p w14:paraId="5B3219F2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April 10, 2026</w:t>
      </w:r>
    </w:p>
    <w:p w14:paraId="2C1A31E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The Future of Applied Research</w:t>
      </w:r>
    </w:p>
    <w:p w14:paraId="03FA4936" w14:textId="77777777" w:rsidR="001451CD" w:rsidRDefault="00000000">
      <w:pPr>
        <w:spacing w:after="160"/>
      </w:pPr>
      <w:r>
        <w:t>How applied research can address real-world challenges and shape societal progress.</w:t>
      </w:r>
    </w:p>
    <w:p w14:paraId="33D7569D" w14:textId="77777777" w:rsidR="001451CD" w:rsidRDefault="00000000">
      <w:pPr>
        <w:spacing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Read More →</w:t>
      </w:r>
    </w:p>
    <w:p w14:paraId="67228F23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View All Insights</w:t>
      </w:r>
      <w:commentRangeEnd w:id="20"/>
      <w:r>
        <w:rPr>
          <w:rStyle w:val="CommentReference"/>
          <w:b/>
          <w:bCs/>
          <w:sz w:val="22"/>
          <w:szCs w:val="22"/>
        </w:rPr>
        <w:commentReference w:id="20"/>
      </w:r>
    </w:p>
    <w:p w14:paraId="33DA2435" w14:textId="77777777" w:rsidR="001451CD" w:rsidRDefault="00000000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2AE2A64" wp14:editId="3E9D0A02">
            <wp:extent cx="5731200" cy="10668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BCDB5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cxjuhbw51ifa" w:colFirst="0" w:colLast="0"/>
      <w:bookmarkEnd w:id="21"/>
      <w:r>
        <w:rPr>
          <w:b/>
          <w:bCs/>
          <w:sz w:val="34"/>
          <w:szCs w:val="34"/>
        </w:rPr>
        <w:t>Let's Build the Future of Education, Together.</w:t>
      </w:r>
    </w:p>
    <w:p w14:paraId="23FF8B65" w14:textId="77777777" w:rsidR="001451CD" w:rsidRDefault="00000000">
      <w:pPr>
        <w:spacing w:after="160"/>
      </w:pPr>
      <w:r>
        <w:t>Partner, learn, collaborate, and lead transformation with IIFR.</w:t>
      </w:r>
    </w:p>
    <w:p w14:paraId="1D937816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3D72A807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IIFR</w:t>
      </w:r>
    </w:p>
    <w:p w14:paraId="72A4EBAF" w14:textId="77777777" w:rsidR="001451CD" w:rsidRDefault="00000000">
      <w:pPr>
        <w:spacing w:after="160"/>
      </w:pPr>
      <w:r>
        <w:t>IIFR</w:t>
      </w:r>
    </w:p>
    <w:p w14:paraId="3BF27BEE" w14:textId="77777777" w:rsidR="001451CD" w:rsidRDefault="00000000">
      <w:pPr>
        <w:spacing w:after="160"/>
      </w:pPr>
      <w:commentRangeStart w:id="22"/>
      <w:r>
        <w:t>in</w:t>
      </w:r>
    </w:p>
    <w:p w14:paraId="60892DE7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𝕏</w:t>
      </w:r>
    </w:p>
    <w:p w14:paraId="09B2EBF6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▶</w:t>
      </w:r>
    </w:p>
    <w:p w14:paraId="3012E534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>✉</w:t>
      </w:r>
      <w:commentRangeEnd w:id="22"/>
      <w:r>
        <w:rPr>
          <w:rStyle w:val="CommentReference"/>
          <w:sz w:val="22"/>
          <w:szCs w:val="22"/>
        </w:rPr>
        <w:commentReference w:id="22"/>
      </w:r>
    </w:p>
    <w:p w14:paraId="5FEFD58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Quick Links</w:t>
      </w:r>
    </w:p>
    <w:p w14:paraId="0EDE98FF" w14:textId="77777777" w:rsidR="001451CD" w:rsidRDefault="00000000">
      <w:pPr>
        <w:numPr>
          <w:ilvl w:val="0"/>
          <w:numId w:val="5"/>
        </w:numPr>
      </w:pPr>
      <w:r>
        <w:lastRenderedPageBreak/>
        <w:t>About Us</w:t>
      </w:r>
    </w:p>
    <w:p w14:paraId="0CA02E08" w14:textId="77777777" w:rsidR="001451CD" w:rsidRDefault="00000000">
      <w:pPr>
        <w:numPr>
          <w:ilvl w:val="0"/>
          <w:numId w:val="5"/>
        </w:numPr>
      </w:pPr>
      <w:r>
        <w:t>Programmes</w:t>
      </w:r>
    </w:p>
    <w:p w14:paraId="78128FA4" w14:textId="77777777" w:rsidR="001451CD" w:rsidRDefault="00000000">
      <w:pPr>
        <w:numPr>
          <w:ilvl w:val="0"/>
          <w:numId w:val="5"/>
        </w:numPr>
      </w:pPr>
      <w:r>
        <w:t>Research</w:t>
      </w:r>
    </w:p>
    <w:p w14:paraId="7B1D8341" w14:textId="77777777" w:rsidR="001451CD" w:rsidRDefault="00000000">
      <w:pPr>
        <w:numPr>
          <w:ilvl w:val="0"/>
          <w:numId w:val="5"/>
        </w:numPr>
      </w:pPr>
      <w:r>
        <w:t>Partnerships</w:t>
      </w:r>
    </w:p>
    <w:p w14:paraId="36415E68" w14:textId="77777777" w:rsidR="001451CD" w:rsidRDefault="00000000">
      <w:pPr>
        <w:numPr>
          <w:ilvl w:val="0"/>
          <w:numId w:val="5"/>
        </w:numPr>
      </w:pPr>
      <w:r>
        <w:t>Insights</w:t>
      </w:r>
    </w:p>
    <w:p w14:paraId="04CF971F" w14:textId="77777777" w:rsidR="001451CD" w:rsidRDefault="00000000">
      <w:pPr>
        <w:numPr>
          <w:ilvl w:val="0"/>
          <w:numId w:val="5"/>
        </w:numPr>
      </w:pPr>
      <w:r>
        <w:t>Contact Us</w:t>
      </w:r>
    </w:p>
    <w:p w14:paraId="2AE543D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Contact Us</w:t>
      </w:r>
    </w:p>
    <w:p w14:paraId="3868AF87" w14:textId="77777777" w:rsidR="001451CD" w:rsidRDefault="00000000">
      <w:pPr>
        <w:spacing w:after="160"/>
      </w:pPr>
      <w:r>
        <w:t>📍 BVB Campus, Gate 4,</w:t>
      </w:r>
      <w:r>
        <w:br/>
        <w:t xml:space="preserve"> KG Marg, New Delhi</w:t>
      </w:r>
    </w:p>
    <w:p w14:paraId="2322A3C3" w14:textId="77777777" w:rsidR="001451CD" w:rsidRDefault="00000000">
      <w:pPr>
        <w:spacing w:after="160"/>
      </w:pPr>
      <w:r>
        <w:t>📞 +91 79 81895005</w:t>
      </w:r>
    </w:p>
    <w:p w14:paraId="02F141E4" w14:textId="074D7602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 xml:space="preserve">✉ </w:t>
      </w:r>
      <w:ins w:id="23" w:author="Anvesh T" w:date="2026-05-07T14:43:00Z">
        <w:r>
          <w:t>info@iifr.global</w:t>
        </w:r>
      </w:ins>
    </w:p>
    <w:p w14:paraId="7C797754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5AE3D7DD" w14:textId="77777777" w:rsidR="001451CD" w:rsidRDefault="00000000">
      <w:pPr>
        <w:spacing w:after="160"/>
      </w:pPr>
      <w:r>
        <w:t>© 2026 International Institute for Faculty &amp; Research. All Rights Reserved.</w:t>
      </w:r>
    </w:p>
    <w:p w14:paraId="71DD1DE9" w14:textId="77777777" w:rsidR="001451CD" w:rsidRDefault="00000000">
      <w:pPr>
        <w:spacing w:after="160"/>
      </w:pPr>
      <w:r>
        <w:t>Privacy Policy Terms of Use Sitemap</w:t>
      </w:r>
    </w:p>
    <w:p w14:paraId="4AD171AC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2995B3BD" wp14:editId="6F1D184C">
            <wp:extent cx="5731200" cy="838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2C167" w14:textId="77777777" w:rsidR="001451C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  <w:highlight w:val="yellow"/>
        </w:rPr>
      </w:pPr>
      <w:bookmarkStart w:id="24" w:name="_xu1ggam59uoq" w:colFirst="0" w:colLast="0"/>
      <w:bookmarkEnd w:id="24"/>
      <w:r>
        <w:br w:type="page"/>
      </w:r>
    </w:p>
    <w:p w14:paraId="64C2782A" w14:textId="77777777" w:rsidR="001451C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  <w:highlight w:val="yellow"/>
        </w:rPr>
      </w:pPr>
      <w:bookmarkStart w:id="25" w:name="_6nnil4rfnpio" w:colFirst="0" w:colLast="0"/>
      <w:bookmarkEnd w:id="25"/>
      <w:r>
        <w:rPr>
          <w:b/>
          <w:bCs/>
          <w:sz w:val="46"/>
          <w:szCs w:val="46"/>
          <w:highlight w:val="yellow"/>
        </w:rPr>
        <w:lastRenderedPageBreak/>
        <w:t>ABOUT US</w:t>
      </w:r>
    </w:p>
    <w:p w14:paraId="1388C4BE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f72z6m64iie" w:colFirst="0" w:colLast="0"/>
      <w:bookmarkEnd w:id="26"/>
      <w:r>
        <w:rPr>
          <w:b/>
          <w:bCs/>
          <w:sz w:val="34"/>
          <w:szCs w:val="34"/>
        </w:rPr>
        <w:t>About Us</w:t>
      </w:r>
    </w:p>
    <w:p w14:paraId="00F06C91" w14:textId="77777777" w:rsidR="001451CD" w:rsidRDefault="00000000">
      <w:pPr>
        <w:spacing w:after="160"/>
      </w:pPr>
      <w:r>
        <w:t>The International Institute for Faculty &amp; Research advances higher education, research, and leadership across India and the Global South.</w:t>
      </w:r>
    </w:p>
    <w:p w14:paraId="2281AB5A" w14:textId="77777777" w:rsidR="001451CD" w:rsidRDefault="001451CD">
      <w:pPr>
        <w:spacing w:after="160"/>
      </w:pPr>
    </w:p>
    <w:p w14:paraId="639769C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About IIFR</w:t>
      </w:r>
    </w:p>
    <w:p w14:paraId="42C19A3F" w14:textId="77777777" w:rsidR="001451CD" w:rsidRDefault="00000000">
      <w:pPr>
        <w:spacing w:after="160"/>
      </w:pPr>
      <w:r>
        <w:t>The International Institute of Faculty &amp; Research (IIFR) is a multidisciplinary global institute integrating academic and industry perspectives to advance education and professional practice.</w:t>
      </w:r>
    </w:p>
    <w:p w14:paraId="184745CB" w14:textId="77777777" w:rsidR="001451CD" w:rsidRDefault="00000000">
      <w:pPr>
        <w:spacing w:after="160"/>
      </w:pPr>
      <w:r>
        <w:t>We bring together scholars, practitioners, and institutions to foster innovation in teaching, research, and leadership for a more connected and sustainable world.</w:t>
      </w:r>
    </w:p>
    <w:p w14:paraId="014D4D99" w14:textId="77777777" w:rsidR="001451CD" w:rsidRDefault="00000000">
      <w:pPr>
        <w:spacing w:after="160"/>
      </w:pPr>
      <w:r>
        <w:t>Campus Image</w:t>
      </w:r>
    </w:p>
    <w:p w14:paraId="0DA699B0" w14:textId="41B4E997" w:rsidR="001451CD" w:rsidRDefault="00000000">
      <w:pPr>
        <w:spacing w:after="160"/>
        <w:rPr>
          <w:b/>
          <w:bCs/>
        </w:rPr>
      </w:pPr>
      <w:ins w:id="27" w:author="Anvesh T" w:date="2026-05-07T13:38:00Z">
        <w:r>
          <w:rPr>
            <w:b/>
            <w:bCs/>
            <w:rPrChange w:id="28" w:author="Anvesh T" w:date="2026-05-07T13:38:00Z">
              <w:rPr/>
            </w:rPrChange>
          </w:rPr>
          <w:t>Our Purpose</w:t>
        </w:r>
      </w:ins>
    </w:p>
    <w:p w14:paraId="4B62A3C5" w14:textId="77777777" w:rsidR="001451CD" w:rsidRDefault="00000000">
      <w:pPr>
        <w:spacing w:after="160"/>
      </w:pPr>
      <w:r>
        <w:t>Higher education is evolving. IIFR was established to address critical gaps and create a future-ready ecosystem for faculty, research, and leadership development.</w:t>
      </w:r>
    </w:p>
    <w:p w14:paraId="22318FB4" w14:textId="77777777" w:rsidR="001451CD" w:rsidRDefault="00000000">
      <w:pPr>
        <w:spacing w:after="160"/>
      </w:pPr>
      <w:r>
        <w:t>🎓</w:t>
      </w:r>
    </w:p>
    <w:p w14:paraId="6262A0FD" w14:textId="77777777" w:rsidR="001451CD" w:rsidRDefault="00000000">
      <w:pPr>
        <w:spacing w:after="160"/>
      </w:pPr>
      <w:r>
        <w:rPr>
          <w:b/>
          <w:bCs/>
        </w:rPr>
        <w:t>Bridge the gap</w:t>
      </w:r>
      <w:r>
        <w:t xml:space="preserve"> between academia and industry.</w:t>
      </w:r>
    </w:p>
    <w:p w14:paraId="7CC6F761" w14:textId="77777777" w:rsidR="001451CD" w:rsidRDefault="00000000">
      <w:pPr>
        <w:spacing w:after="160"/>
      </w:pPr>
      <w:r>
        <w:t>💡</w:t>
      </w:r>
    </w:p>
    <w:p w14:paraId="780D2C89" w14:textId="77777777" w:rsidR="001451CD" w:rsidRDefault="00000000">
      <w:pPr>
        <w:spacing w:after="160"/>
      </w:pPr>
      <w:r>
        <w:rPr>
          <w:b/>
          <w:bCs/>
        </w:rPr>
        <w:t>Advance innovation</w:t>
      </w:r>
      <w:r>
        <w:t xml:space="preserve"> in research and practice.</w:t>
      </w:r>
    </w:p>
    <w:p w14:paraId="2C727DFB" w14:textId="77777777" w:rsidR="001451CD" w:rsidRDefault="00000000">
      <w:pPr>
        <w:spacing w:after="160"/>
      </w:pPr>
      <w:r>
        <w:t>👤</w:t>
      </w:r>
    </w:p>
    <w:p w14:paraId="3F57C38D" w14:textId="77777777" w:rsidR="001451CD" w:rsidRDefault="00000000">
      <w:pPr>
        <w:spacing w:after="160"/>
      </w:pPr>
      <w:r>
        <w:rPr>
          <w:b/>
          <w:bCs/>
        </w:rPr>
        <w:t>Develop leaders</w:t>
      </w:r>
      <w:r>
        <w:t xml:space="preserve"> who can navigate complex global challenges.</w:t>
      </w:r>
    </w:p>
    <w:p w14:paraId="24F5C8FF" w14:textId="77777777" w:rsidR="001451CD" w:rsidRDefault="00000000">
      <w:pPr>
        <w:spacing w:after="160"/>
      </w:pPr>
      <w:r>
        <w:t>🌐</w:t>
      </w:r>
    </w:p>
    <w:p w14:paraId="042CB123" w14:textId="77777777" w:rsidR="001451CD" w:rsidRDefault="00000000">
      <w:pPr>
        <w:spacing w:after="160"/>
      </w:pPr>
      <w:r>
        <w:rPr>
          <w:b/>
          <w:bCs/>
        </w:rPr>
        <w:t>Build a collaborative</w:t>
      </w:r>
      <w:r>
        <w:t xml:space="preserve"> global network for impact and influence.</w:t>
      </w:r>
    </w:p>
    <w:p w14:paraId="41943EAB" w14:textId="77777777" w:rsidR="001451CD" w:rsidRDefault="00000000">
      <w:pPr>
        <w:spacing w:after="16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4A3A161E" wp14:editId="316F5624">
            <wp:extent cx="5731200" cy="48006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ED60" w14:textId="77777777" w:rsidR="001451CD" w:rsidRDefault="00000000">
      <w:pPr>
        <w:spacing w:after="160"/>
      </w:pPr>
      <w:r>
        <w:t xml:space="preserve"> </w:t>
      </w:r>
    </w:p>
    <w:p w14:paraId="5C83721C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pcr47nx1upkc" w:colFirst="0" w:colLast="0"/>
      <w:bookmarkEnd w:id="29"/>
      <w:r>
        <w:rPr>
          <w:b/>
          <w:bCs/>
          <w:sz w:val="34"/>
          <w:szCs w:val="34"/>
        </w:rPr>
        <w:t>Our Vision</w:t>
      </w:r>
    </w:p>
    <w:p w14:paraId="39BD8E4A" w14:textId="77777777" w:rsidR="001451CD" w:rsidRDefault="00000000">
      <w:pPr>
        <w:spacing w:after="160"/>
      </w:pPr>
      <w:r>
        <w:t>To be a multidisciplinary global institute integrating academic and industry perspectives to advance education and professional practice.</w:t>
      </w:r>
    </w:p>
    <w:p w14:paraId="380878DC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Our Mission</w:t>
      </w:r>
    </w:p>
    <w:p w14:paraId="381170CE" w14:textId="77777777" w:rsidR="001451CD" w:rsidRDefault="00000000">
      <w:pPr>
        <w:spacing w:after="160"/>
      </w:pPr>
      <w:r>
        <w:t>To realise our vision, IIFR is committed to four enduring priorities:</w:t>
      </w:r>
    </w:p>
    <w:p w14:paraId="1021635C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1</w:t>
      </w:r>
    </w:p>
    <w:p w14:paraId="6BED6FB3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Cultivating Academic Leaders</w:t>
      </w:r>
    </w:p>
    <w:p w14:paraId="0EE31779" w14:textId="77777777" w:rsidR="001451CD" w:rsidRDefault="00000000">
      <w:pPr>
        <w:spacing w:after="160"/>
      </w:pPr>
      <w:r>
        <w:t>Cultivating a new generation of faculty and academic leaders equipped to integrate theory &amp; practice and drive pedagogical innovation and institutional transformation.</w:t>
      </w:r>
    </w:p>
    <w:p w14:paraId="390830BC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2</w:t>
      </w:r>
    </w:p>
    <w:p w14:paraId="0A42637B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Advancing Applied Scholarship</w:t>
      </w:r>
    </w:p>
    <w:p w14:paraId="2FEF2E97" w14:textId="77777777" w:rsidR="001451CD" w:rsidRDefault="00000000">
      <w:pPr>
        <w:spacing w:after="160"/>
      </w:pPr>
      <w:r>
        <w:lastRenderedPageBreak/>
        <w:t>Advancing interdisciplinary applied research that transcends boundaries to solve complex real-world challenges and shape global policy.</w:t>
      </w:r>
    </w:p>
    <w:p w14:paraId="05DB269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3</w:t>
      </w:r>
    </w:p>
    <w:p w14:paraId="4363DFCC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Developing Scholar-Practitioners</w:t>
      </w:r>
    </w:p>
    <w:p w14:paraId="698D5B64" w14:textId="77777777" w:rsidR="001451CD" w:rsidRDefault="00000000">
      <w:pPr>
        <w:spacing w:after="160"/>
      </w:pPr>
      <w:r>
        <w:t>Developing pracademics - scholar-practitioners who navigate and influence the fluid intersection of classroom, boardroom, and government.</w:t>
      </w:r>
    </w:p>
    <w:p w14:paraId="6EF7F3B3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4</w:t>
      </w:r>
    </w:p>
    <w:p w14:paraId="394D1B34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Building a Global Network</w:t>
      </w:r>
    </w:p>
    <w:p w14:paraId="5E19796C" w14:textId="77777777" w:rsidR="001451CD" w:rsidRDefault="00000000">
      <w:pPr>
        <w:spacing w:after="160"/>
      </w:pPr>
      <w:r>
        <w:t>Building a high-impact global network that fosters seamless collaboration between the world's leading scholars and industry practitioners.</w:t>
      </w:r>
    </w:p>
    <w:p w14:paraId="125414C8" w14:textId="77777777" w:rsidR="001451CD" w:rsidRDefault="00000000">
      <w:pPr>
        <w:spacing w:after="160"/>
      </w:pPr>
      <w:r>
        <w:rPr>
          <w:noProof/>
        </w:rPr>
        <w:drawing>
          <wp:inline distT="114300" distB="114300" distL="114300" distR="114300" wp14:anchorId="1748635F" wp14:editId="4F18E124">
            <wp:extent cx="5731200" cy="2717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DE964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hcnwo3euuj1q" w:colFirst="0" w:colLast="0"/>
      <w:bookmarkEnd w:id="30"/>
      <w:r>
        <w:rPr>
          <w:b/>
          <w:bCs/>
          <w:sz w:val="34"/>
          <w:szCs w:val="34"/>
        </w:rPr>
        <w:t>Leadership &amp; Governance</w:t>
      </w:r>
    </w:p>
    <w:p w14:paraId="30DF65AA" w14:textId="77777777" w:rsidR="001451CD" w:rsidRDefault="00000000">
      <w:pPr>
        <w:spacing w:after="160"/>
        <w:rPr>
          <w:b/>
          <w:bCs/>
        </w:rPr>
      </w:pPr>
      <w:commentRangeStart w:id="31"/>
      <w:r>
        <w:rPr>
          <w:b/>
          <w:bCs/>
        </w:rPr>
        <w:t>Executive Board</w:t>
      </w:r>
      <w:commentRangeEnd w:id="31"/>
      <w:r w:rsidR="00DB39E1">
        <w:rPr>
          <w:rStyle w:val="CommentReference"/>
          <w:b/>
          <w:bCs/>
          <w:sz w:val="22"/>
          <w:szCs w:val="22"/>
        </w:rPr>
        <w:commentReference w:id="31"/>
      </w:r>
    </w:p>
    <w:p w14:paraId="054BF76A" w14:textId="77777777" w:rsidR="001451CD" w:rsidRDefault="00000000">
      <w:pPr>
        <w:spacing w:after="160"/>
      </w:pPr>
      <w:r>
        <w:t>The Executive Board provides strategic oversight, institutional stewardship, and long-term leadership to guide IIFR's growth, governance, and strategic priorities.</w:t>
      </w:r>
    </w:p>
    <w:p w14:paraId="4E5F4A04" w14:textId="77777777" w:rsidR="001451CD" w:rsidRDefault="00000000">
      <w:pPr>
        <w:spacing w:after="160"/>
        <w:rPr>
          <w:b/>
          <w:bCs/>
          <w:u w:val="single"/>
        </w:rPr>
      </w:pPr>
      <w:r>
        <w:rPr>
          <w:b/>
          <w:bCs/>
          <w:u w:val="single"/>
        </w:rPr>
        <w:t>Leadership</w:t>
      </w:r>
    </w:p>
    <w:p w14:paraId="38A7513F" w14:textId="77777777" w:rsidR="001451CD" w:rsidRDefault="00000000">
      <w:pPr>
        <w:spacing w:after="160"/>
      </w:pPr>
      <w:r>
        <w:t>👤</w:t>
      </w:r>
    </w:p>
    <w:p w14:paraId="05E4B6E8" w14:textId="54722EE7" w:rsidR="001451CD" w:rsidRDefault="00000000">
      <w:pPr>
        <w:spacing w:after="160"/>
        <w:rPr>
          <w:b/>
          <w:bCs/>
        </w:rPr>
      </w:pPr>
      <w:r>
        <w:rPr>
          <w:b/>
          <w:bCs/>
          <w:rPrChange w:id="32" w:author="Anvesh T" w:date="2026-05-07T15:39:00Z">
            <w:rPr/>
          </w:rPrChange>
        </w:rPr>
        <w:t>Banwarilal Purohit</w:t>
      </w:r>
    </w:p>
    <w:p w14:paraId="32498DAA" w14:textId="77777777" w:rsidR="001451CD" w:rsidRDefault="00000000">
      <w:pPr>
        <w:spacing w:after="160"/>
      </w:pPr>
      <w:r>
        <w:t>Chairman, IIFR</w:t>
      </w:r>
    </w:p>
    <w:p w14:paraId="4ACC931E" w14:textId="77777777" w:rsidR="001451CD" w:rsidRDefault="00000000">
      <w:pPr>
        <w:spacing w:after="160"/>
      </w:pPr>
      <w:r>
        <w:t>👤</w:t>
      </w:r>
    </w:p>
    <w:p w14:paraId="2534B00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Rajendra Srivastava</w:t>
      </w:r>
    </w:p>
    <w:p w14:paraId="7150E27D" w14:textId="236D3CDF" w:rsidR="001451CD" w:rsidRDefault="00DB39E1">
      <w:pPr>
        <w:spacing w:after="160"/>
      </w:pPr>
      <w:r>
        <w:t>Vice Chairman</w:t>
      </w:r>
      <w:r w:rsidR="00000000">
        <w:t>, IIFR</w:t>
      </w:r>
    </w:p>
    <w:p w14:paraId="470DC43B" w14:textId="77777777" w:rsidR="001451CD" w:rsidRDefault="00000000">
      <w:pPr>
        <w:spacing w:after="160"/>
        <w:rPr>
          <w:b/>
          <w:bCs/>
          <w:u w:val="single"/>
        </w:rPr>
      </w:pPr>
      <w:r>
        <w:rPr>
          <w:b/>
          <w:bCs/>
          <w:u w:val="single"/>
        </w:rPr>
        <w:t>Members</w:t>
      </w:r>
    </w:p>
    <w:p w14:paraId="762DD7C8" w14:textId="77777777" w:rsidR="001451CD" w:rsidRDefault="00000000">
      <w:pPr>
        <w:spacing w:after="160"/>
      </w:pPr>
      <w:r>
        <w:lastRenderedPageBreak/>
        <w:t>👤</w:t>
      </w:r>
    </w:p>
    <w:p w14:paraId="57BC176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Rohit Bansal</w:t>
      </w:r>
    </w:p>
    <w:p w14:paraId="65D9CAAA" w14:textId="77777777" w:rsidR="001451CD" w:rsidRDefault="00000000">
      <w:pPr>
        <w:spacing w:after="160"/>
      </w:pPr>
      <w:r>
        <w:t>👤</w:t>
      </w:r>
    </w:p>
    <w:p w14:paraId="6F40C13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Siva Prasad</w:t>
      </w:r>
    </w:p>
    <w:p w14:paraId="22410C36" w14:textId="77777777" w:rsidR="001451CD" w:rsidRDefault="00000000">
      <w:pPr>
        <w:spacing w:after="160"/>
      </w:pPr>
      <w:r>
        <w:t>👤</w:t>
      </w:r>
    </w:p>
    <w:p w14:paraId="347E3422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 xml:space="preserve">Aruna </w:t>
      </w:r>
      <w:commentRangeStart w:id="33"/>
      <w:r>
        <w:rPr>
          <w:b/>
          <w:bCs/>
        </w:rPr>
        <w:t>Reddy</w:t>
      </w:r>
      <w:commentRangeEnd w:id="33"/>
      <w:r>
        <w:rPr>
          <w:rStyle w:val="CommentReference"/>
          <w:b/>
          <w:bCs/>
          <w:sz w:val="22"/>
          <w:szCs w:val="22"/>
        </w:rPr>
        <w:commentReference w:id="33"/>
      </w:r>
    </w:p>
    <w:p w14:paraId="68A2BEE3" w14:textId="30C505B0" w:rsidR="001451CD" w:rsidRDefault="00000000">
      <w:pPr>
        <w:spacing w:after="160"/>
        <w:rPr>
          <w:b/>
          <w:bCs/>
          <w:u w:val="single"/>
        </w:rPr>
      </w:pPr>
      <w:commentRangeStart w:id="34"/>
      <w:ins w:id="35" w:author="Anvesh T" w:date="2026-05-08T04:20:00Z">
        <w:r>
          <w:rPr>
            <w:b/>
            <w:bCs/>
            <w:u w:val="single"/>
            <w:rPrChange w:id="36" w:author="Anvesh T" w:date="2026-05-08T04:20:00Z">
              <w:rPr>
                <w:b/>
                <w:bCs/>
              </w:rPr>
            </w:rPrChange>
          </w:rPr>
          <w:t>Academic Council</w:t>
        </w:r>
      </w:ins>
      <w:commentRangeEnd w:id="34"/>
      <w:r w:rsidR="00DB39E1">
        <w:rPr>
          <w:rStyle w:val="CommentReference"/>
          <w:b/>
          <w:bCs/>
          <w:sz w:val="22"/>
          <w:szCs w:val="22"/>
          <w:u w:val="single"/>
        </w:rPr>
        <w:commentReference w:id="34"/>
      </w:r>
    </w:p>
    <w:p w14:paraId="4681EFB1" w14:textId="77777777" w:rsidR="001451CD" w:rsidRDefault="00000000">
      <w:pPr>
        <w:spacing w:after="160"/>
      </w:pPr>
      <w:r>
        <w:t>The Academic Council is central to IIFR's vision, offering strategic guidance on academic excellence, research priorities, and long-term institutional development.</w:t>
      </w:r>
    </w:p>
    <w:p w14:paraId="01D5425B" w14:textId="77777777" w:rsidR="001451CD" w:rsidRDefault="00000000">
      <w:pPr>
        <w:spacing w:after="160"/>
      </w:pPr>
      <w:r>
        <w:t>👤</w:t>
      </w:r>
    </w:p>
    <w:p w14:paraId="6D5F437F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Rishikesh Krishnan</w:t>
      </w:r>
    </w:p>
    <w:p w14:paraId="7AAD3FF1" w14:textId="77777777" w:rsidR="001451CD" w:rsidRDefault="00000000">
      <w:pPr>
        <w:spacing w:after="160"/>
      </w:pPr>
      <w:r>
        <w:t>👤</w:t>
      </w:r>
    </w:p>
    <w:p w14:paraId="637B0B8A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Bhimaraya Metri</w:t>
      </w:r>
    </w:p>
    <w:p w14:paraId="0276AB3E" w14:textId="77777777" w:rsidR="001451CD" w:rsidRDefault="00000000">
      <w:pPr>
        <w:spacing w:after="160"/>
      </w:pPr>
      <w:r>
        <w:t>👤</w:t>
      </w:r>
    </w:p>
    <w:p w14:paraId="1D94118A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Aravind Sahay</w:t>
      </w:r>
    </w:p>
    <w:p w14:paraId="54718E76" w14:textId="77777777" w:rsidR="001451CD" w:rsidRDefault="00000000">
      <w:pPr>
        <w:spacing w:after="160"/>
      </w:pPr>
      <w:r>
        <w:t>👤</w:t>
      </w:r>
    </w:p>
    <w:p w14:paraId="23731F9B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Rajendra Srivastava</w:t>
      </w:r>
    </w:p>
    <w:p w14:paraId="129055E0" w14:textId="77777777" w:rsidR="001451CD" w:rsidRDefault="00000000">
      <w:pPr>
        <w:spacing w:after="160"/>
      </w:pPr>
      <w:r>
        <w:t>👤</w:t>
      </w:r>
    </w:p>
    <w:p w14:paraId="463B40AD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Gerry George</w:t>
      </w:r>
    </w:p>
    <w:p w14:paraId="6A2CFF91" w14:textId="77777777" w:rsidR="001451CD" w:rsidRDefault="00000000">
      <w:pPr>
        <w:spacing w:after="160"/>
      </w:pPr>
      <w:r>
        <w:t>👤</w:t>
      </w:r>
    </w:p>
    <w:p w14:paraId="5B554BE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Nandu Nandakishore</w:t>
      </w:r>
    </w:p>
    <w:p w14:paraId="724D7172" w14:textId="77777777" w:rsidR="001451CD" w:rsidRDefault="00000000">
      <w:pPr>
        <w:spacing w:after="160"/>
      </w:pPr>
      <w:r>
        <w:t>👤</w:t>
      </w:r>
    </w:p>
    <w:p w14:paraId="200619C7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Howard Hunter</w:t>
      </w:r>
    </w:p>
    <w:p w14:paraId="2517A868" w14:textId="77777777" w:rsidR="001451CD" w:rsidRDefault="00000000">
      <w:pPr>
        <w:spacing w:after="160"/>
      </w:pPr>
      <w:r>
        <w:t>👤</w:t>
      </w:r>
    </w:p>
    <w:p w14:paraId="17A471B4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Ashish Sinha</w:t>
      </w:r>
    </w:p>
    <w:p w14:paraId="1AAACAA7" w14:textId="77777777" w:rsidR="001451CD" w:rsidRDefault="00000000">
      <w:pPr>
        <w:spacing w:after="160"/>
      </w:pPr>
      <w:r>
        <w:t>👤</w:t>
      </w:r>
    </w:p>
    <w:p w14:paraId="252D2E5A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 xml:space="preserve">Uday B </w:t>
      </w:r>
      <w:commentRangeStart w:id="37"/>
      <w:commentRangeStart w:id="38"/>
      <w:r>
        <w:rPr>
          <w:b/>
          <w:bCs/>
        </w:rPr>
        <w:t>Desai</w:t>
      </w:r>
      <w:commentRangeEnd w:id="38"/>
      <w:r>
        <w:rPr>
          <w:rStyle w:val="CommentReference"/>
          <w:b/>
          <w:bCs/>
          <w:sz w:val="22"/>
          <w:szCs w:val="22"/>
        </w:rPr>
        <w:commentReference w:id="38"/>
      </w:r>
      <w:commentRangeEnd w:id="37"/>
      <w:r>
        <w:rPr>
          <w:rStyle w:val="CommentReference"/>
          <w:b/>
          <w:bCs/>
          <w:sz w:val="22"/>
          <w:szCs w:val="22"/>
        </w:rPr>
        <w:commentReference w:id="37"/>
      </w:r>
    </w:p>
    <w:p w14:paraId="515809B0" w14:textId="77777777" w:rsidR="001451CD" w:rsidRDefault="00000000">
      <w:pPr>
        <w:spacing w:after="16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088213AC" wp14:editId="01396F0D">
            <wp:extent cx="5731200" cy="27432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87A5B" w14:textId="77777777" w:rsidR="001451CD" w:rsidRDefault="00000000">
      <w:pPr>
        <w:spacing w:after="160"/>
        <w:rPr>
          <w:b/>
          <w:bCs/>
          <w:sz w:val="34"/>
          <w:szCs w:val="34"/>
        </w:rPr>
      </w:pPr>
      <w:r>
        <w:t xml:space="preserve"> </w:t>
      </w:r>
      <w:r>
        <w:rPr>
          <w:b/>
          <w:bCs/>
          <w:sz w:val="34"/>
          <w:szCs w:val="34"/>
        </w:rPr>
        <w:t>Strategic Partners</w:t>
      </w:r>
    </w:p>
    <w:p w14:paraId="5DFAD19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BVB</w:t>
      </w:r>
    </w:p>
    <w:p w14:paraId="2801B187" w14:textId="2F436435" w:rsidR="001451CD" w:rsidRDefault="00000000">
      <w:pPr>
        <w:spacing w:after="160"/>
      </w:pPr>
      <w:r>
        <w:t xml:space="preserve">BVB is </w:t>
      </w:r>
      <w:ins w:id="39" w:author="Anvesh T" w:date="2026-05-08T04:15:00Z">
        <w:r>
          <w:t xml:space="preserve">a premier Indian educational and cultural trust founded by Dr. K.M. Munshi with the support of Mahatma Gandhi </w:t>
        </w:r>
      </w:ins>
    </w:p>
    <w:p w14:paraId="64043D77" w14:textId="6E0D4DD4" w:rsidR="001451CD" w:rsidRDefault="00000000">
      <w:pPr>
        <w:spacing w:after="160"/>
        <w:rPr>
          <w:b/>
          <w:bCs/>
        </w:rPr>
      </w:pPr>
      <w:hyperlink r:id="rId22" w:history="1">
        <w:r>
          <w:rPr>
            <w:b/>
            <w:bCs/>
            <w:color w:val="1155CC"/>
            <w:u w:val="single"/>
          </w:rPr>
          <w:t>Learn more →</w:t>
        </w:r>
      </w:hyperlink>
    </w:p>
    <w:p w14:paraId="11B6EBA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EFMD</w:t>
      </w:r>
    </w:p>
    <w:p w14:paraId="39217278" w14:textId="77777777" w:rsidR="001451CD" w:rsidRDefault="00000000">
      <w:pPr>
        <w:spacing w:after="160"/>
      </w:pPr>
      <w:r>
        <w:t>EFMD is a global association fostering excellence in management development through accreditation, research, and collaboration.</w:t>
      </w:r>
    </w:p>
    <w:p w14:paraId="533148DF" w14:textId="3073ACB3" w:rsidR="001451CD" w:rsidRDefault="00000000">
      <w:pPr>
        <w:spacing w:after="160"/>
        <w:rPr>
          <w:b/>
          <w:bCs/>
        </w:rPr>
      </w:pPr>
      <w:hyperlink r:id="rId23" w:history="1">
        <w:r>
          <w:rPr>
            <w:b/>
            <w:bCs/>
            <w:color w:val="1155CC"/>
            <w:u w:val="single"/>
          </w:rPr>
          <w:t>Learn more →</w:t>
        </w:r>
      </w:hyperlink>
    </w:p>
    <w:p w14:paraId="24C586B4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LatticeEd</w:t>
      </w:r>
    </w:p>
    <w:p w14:paraId="48CD6C40" w14:textId="77777777" w:rsidR="001451CD" w:rsidRDefault="00000000">
      <w:pPr>
        <w:spacing w:after="160"/>
      </w:pPr>
      <w:r>
        <w:t>LatticeEd empowers institutions with innovative solutions for learning, research, and academic transformation.</w:t>
      </w:r>
    </w:p>
    <w:p w14:paraId="0BBEAA52" w14:textId="60B52D96" w:rsidR="001451CD" w:rsidRDefault="00000000">
      <w:pPr>
        <w:spacing w:after="160"/>
        <w:rPr>
          <w:b/>
          <w:bCs/>
        </w:rPr>
      </w:pPr>
      <w:hyperlink r:id="rId24" w:history="1">
        <w:r>
          <w:rPr>
            <w:b/>
            <w:bCs/>
            <w:color w:val="1155CC"/>
            <w:u w:val="single"/>
          </w:rPr>
          <w:t>Learn more →</w:t>
        </w:r>
      </w:hyperlink>
    </w:p>
    <w:p w14:paraId="2C98C1D0" w14:textId="77777777" w:rsidR="001451CD" w:rsidRDefault="00000000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65F6BB" wp14:editId="49B70F78">
            <wp:extent cx="5731200" cy="1638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20F9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2l7k3xtpkkd1" w:colFirst="0" w:colLast="0"/>
      <w:bookmarkEnd w:id="40"/>
      <w:r>
        <w:rPr>
          <w:b/>
          <w:bCs/>
          <w:sz w:val="34"/>
          <w:szCs w:val="34"/>
        </w:rPr>
        <w:t>Let's Build the Future of Education, Together.</w:t>
      </w:r>
    </w:p>
    <w:p w14:paraId="4C0DFD8C" w14:textId="77777777" w:rsidR="001451CD" w:rsidRDefault="00000000">
      <w:pPr>
        <w:spacing w:after="160"/>
      </w:pPr>
      <w:r>
        <w:lastRenderedPageBreak/>
        <w:t>Partner, learn, collaborate, and lead transformation with IIFR.</w:t>
      </w:r>
    </w:p>
    <w:p w14:paraId="4FC4BEE6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49DC4BA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IIFR</w:t>
      </w:r>
    </w:p>
    <w:p w14:paraId="234E43AB" w14:textId="77777777" w:rsidR="001451CD" w:rsidRDefault="00000000">
      <w:pPr>
        <w:spacing w:after="160"/>
      </w:pPr>
      <w:r>
        <w:t>IIFR</w:t>
      </w:r>
    </w:p>
    <w:p w14:paraId="0C86CB58" w14:textId="77777777" w:rsidR="001451CD" w:rsidRDefault="00000000">
      <w:pPr>
        <w:spacing w:after="160"/>
      </w:pPr>
      <w:r>
        <w:t>in</w:t>
      </w:r>
    </w:p>
    <w:p w14:paraId="2A33A8BD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𝕏</w:t>
      </w:r>
    </w:p>
    <w:p w14:paraId="1ADD363A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▶</w:t>
      </w:r>
    </w:p>
    <w:p w14:paraId="33760133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>✉</w:t>
      </w:r>
    </w:p>
    <w:p w14:paraId="5118C8DC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Quick Links</w:t>
      </w:r>
    </w:p>
    <w:p w14:paraId="3EDE76C4" w14:textId="77777777" w:rsidR="001451CD" w:rsidRDefault="00000000">
      <w:pPr>
        <w:numPr>
          <w:ilvl w:val="0"/>
          <w:numId w:val="3"/>
        </w:numPr>
      </w:pPr>
      <w:r>
        <w:t>About Us</w:t>
      </w:r>
    </w:p>
    <w:p w14:paraId="777F04AF" w14:textId="77777777" w:rsidR="001451CD" w:rsidRDefault="00000000">
      <w:pPr>
        <w:numPr>
          <w:ilvl w:val="0"/>
          <w:numId w:val="3"/>
        </w:numPr>
      </w:pPr>
      <w:r>
        <w:t>Programmes</w:t>
      </w:r>
    </w:p>
    <w:p w14:paraId="5EE3925A" w14:textId="77777777" w:rsidR="001451CD" w:rsidRDefault="00000000">
      <w:pPr>
        <w:numPr>
          <w:ilvl w:val="0"/>
          <w:numId w:val="3"/>
        </w:numPr>
      </w:pPr>
      <w:r>
        <w:t>Research</w:t>
      </w:r>
    </w:p>
    <w:p w14:paraId="5B726C5F" w14:textId="77777777" w:rsidR="001451CD" w:rsidRDefault="00000000">
      <w:pPr>
        <w:numPr>
          <w:ilvl w:val="0"/>
          <w:numId w:val="3"/>
        </w:numPr>
      </w:pPr>
      <w:r>
        <w:t>Partnerships</w:t>
      </w:r>
    </w:p>
    <w:p w14:paraId="4FB46502" w14:textId="77777777" w:rsidR="001451CD" w:rsidRDefault="00000000">
      <w:pPr>
        <w:numPr>
          <w:ilvl w:val="0"/>
          <w:numId w:val="3"/>
        </w:numPr>
      </w:pPr>
      <w:r>
        <w:t>Insights</w:t>
      </w:r>
    </w:p>
    <w:p w14:paraId="5693D82A" w14:textId="77777777" w:rsidR="001451CD" w:rsidRDefault="00000000">
      <w:pPr>
        <w:numPr>
          <w:ilvl w:val="0"/>
          <w:numId w:val="3"/>
        </w:numPr>
      </w:pPr>
      <w:r>
        <w:t>Contact Us</w:t>
      </w:r>
    </w:p>
    <w:p w14:paraId="00D8A65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Contact Us</w:t>
      </w:r>
    </w:p>
    <w:p w14:paraId="127129DA" w14:textId="77777777" w:rsidR="001451CD" w:rsidRDefault="00000000">
      <w:pPr>
        <w:spacing w:after="160"/>
      </w:pPr>
      <w:r>
        <w:t>📍 BVB Campus, Gate 4,</w:t>
      </w:r>
      <w:r>
        <w:br/>
        <w:t xml:space="preserve"> KG Marg, New Delhi</w:t>
      </w:r>
    </w:p>
    <w:p w14:paraId="1A5F3B0F" w14:textId="77777777" w:rsidR="001451CD" w:rsidRDefault="00000000">
      <w:pPr>
        <w:spacing w:after="160"/>
      </w:pPr>
      <w:r>
        <w:t>📞 +91 79 81895005</w:t>
      </w:r>
    </w:p>
    <w:p w14:paraId="52696988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 xml:space="preserve">✉ </w:t>
      </w:r>
      <w:ins w:id="41" w:author="Anvesh T" w:date="2026-05-07T14:43:00Z">
        <w:r>
          <w:t>info@iifr.global</w:t>
        </w:r>
      </w:ins>
      <w:del w:id="42" w:author="Anvesh T" w:date="2026-05-07T14:43:00Z">
        <w:r>
          <w:delText>connect@iifr.ac.in</w:delText>
        </w:r>
      </w:del>
    </w:p>
    <w:p w14:paraId="310255A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419C64D2" w14:textId="77777777" w:rsidR="001451CD" w:rsidRDefault="00000000">
      <w:pPr>
        <w:spacing w:after="160"/>
      </w:pPr>
      <w:r>
        <w:t>© 2026 International Institute for Faculty &amp; Research. All Rights Reserved.Privacy Policy Terms of Use Sitemap</w:t>
      </w:r>
    </w:p>
    <w:p w14:paraId="27D4A9E0" w14:textId="77777777" w:rsidR="001451CD" w:rsidRDefault="00000000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ED94208" wp14:editId="3FC6D704">
            <wp:extent cx="5731200" cy="8255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5CB32" w14:textId="77777777" w:rsidR="001451C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highlight w:val="yellow"/>
        </w:rPr>
      </w:pPr>
      <w:bookmarkStart w:id="43" w:name="_73eliuo5mvm0" w:colFirst="0" w:colLast="0"/>
      <w:bookmarkEnd w:id="43"/>
      <w:r>
        <w:rPr>
          <w:b/>
          <w:bCs/>
          <w:sz w:val="46"/>
          <w:szCs w:val="46"/>
          <w:highlight w:val="yellow"/>
        </w:rPr>
        <w:t>Programmes</w:t>
      </w:r>
    </w:p>
    <w:p w14:paraId="3BD10851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k8ifq3pf1h96" w:colFirst="0" w:colLast="0"/>
      <w:bookmarkEnd w:id="44"/>
      <w:r>
        <w:rPr>
          <w:b/>
          <w:bCs/>
          <w:sz w:val="34"/>
          <w:szCs w:val="34"/>
        </w:rPr>
        <w:t>Programmes for Real-World Impact</w:t>
      </w:r>
    </w:p>
    <w:p w14:paraId="5D38EC62" w14:textId="77777777" w:rsidR="001451CD" w:rsidRDefault="00000000">
      <w:pPr>
        <w:spacing w:after="160"/>
      </w:pPr>
      <w:r>
        <w:t>High-impact learning experiences designed for educators, researchers, L&amp;D leaders, and senior industry professionals seeking meaningful impact.</w:t>
      </w:r>
    </w:p>
    <w:p w14:paraId="6BD14716" w14:textId="21A2B62D" w:rsidR="001451CD" w:rsidRDefault="00000000">
      <w:pPr>
        <w:spacing w:after="160"/>
        <w:rPr>
          <w:b/>
          <w:bCs/>
        </w:rPr>
      </w:pPr>
      <w:hyperlink r:id="rId27" w:history="1">
        <w:r>
          <w:rPr>
            <w:b/>
            <w:bCs/>
            <w:color w:val="1155CC"/>
            <w:u w:val="single"/>
          </w:rPr>
          <w:t>Explore Programmes</w:t>
        </w:r>
      </w:hyperlink>
      <w:r>
        <w:rPr>
          <w:rFonts w:ascii="Arial Unicode MS" w:eastAsia="Arial Unicode MS" w:hAnsi="Arial Unicode MS" w:cs="Arial Unicode MS"/>
          <w:b/>
          <w:bCs/>
        </w:rPr>
        <w:t xml:space="preserve"> →</w:t>
      </w:r>
      <w:commentRangeStart w:id="45"/>
      <w:r>
        <w:rPr>
          <w:b/>
          <w:bCs/>
        </w:rPr>
        <w:t>Engage with Us</w:t>
      </w:r>
      <w:commentRangeEnd w:id="45"/>
      <w:r>
        <w:rPr>
          <w:rStyle w:val="CommentReference"/>
          <w:b/>
          <w:bCs/>
          <w:sz w:val="22"/>
          <w:szCs w:val="22"/>
        </w:rPr>
        <w:commentReference w:id="45"/>
      </w:r>
    </w:p>
    <w:p w14:paraId="56A10EE0" w14:textId="77777777" w:rsidR="001451CD" w:rsidRDefault="00000000">
      <w:pPr>
        <w:spacing w:after="160"/>
      </w:pPr>
      <w:r>
        <w:lastRenderedPageBreak/>
        <w:t>Our Programmes</w:t>
      </w:r>
    </w:p>
    <w:p w14:paraId="7BC49930" w14:textId="77777777" w:rsidR="001451CD" w:rsidRDefault="00000000">
      <w:pPr>
        <w:spacing w:after="160"/>
      </w:pPr>
      <w:r>
        <w:rPr>
          <w:noProof/>
        </w:rPr>
        <w:drawing>
          <wp:inline distT="114300" distB="114300" distL="114300" distR="114300" wp14:anchorId="4A339170" wp14:editId="375F5F7D">
            <wp:extent cx="5731200" cy="2247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5C345" w14:textId="77777777" w:rsidR="001451CD" w:rsidRDefault="00000000">
      <w:pPr>
        <w:spacing w:after="80"/>
      </w:pPr>
      <w:r>
        <w:t>Educator</w:t>
      </w:r>
    </w:p>
    <w:p w14:paraId="6990F938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6u3tjdgf3r86" w:colFirst="0" w:colLast="0"/>
      <w:bookmarkEnd w:id="46"/>
      <w:r>
        <w:rPr>
          <w:b/>
          <w:bCs/>
          <w:sz w:val="34"/>
          <w:szCs w:val="34"/>
        </w:rPr>
        <w:t>Educator Certification Programme (ECP)</w:t>
      </w:r>
    </w:p>
    <w:p w14:paraId="79B5BA4C" w14:textId="77777777" w:rsidR="001451CD" w:rsidRDefault="00000000">
      <w:pPr>
        <w:spacing w:after="160"/>
      </w:pPr>
      <w:r>
        <w:t>Enhance pedagogy and teaching excellence, leveraging theory-practice synergies and AI.</w:t>
      </w:r>
    </w:p>
    <w:p w14:paraId="4BB8F776" w14:textId="7A339849" w:rsidR="001451CD" w:rsidRDefault="00000000">
      <w:pPr>
        <w:spacing w:after="160"/>
        <w:rPr>
          <w:b/>
          <w:bCs/>
        </w:rPr>
      </w:pPr>
      <w:hyperlink r:id="rId29" w:history="1">
        <w:r>
          <w:rPr>
            <w:b/>
            <w:bCs/>
            <w:color w:val="1155CC"/>
            <w:u w:val="single"/>
          </w:rPr>
          <w:t>View Details →</w:t>
        </w:r>
      </w:hyperlink>
    </w:p>
    <w:p w14:paraId="11FA3B78" w14:textId="77777777" w:rsidR="001451CD" w:rsidRDefault="00000000">
      <w:pPr>
        <w:spacing w:after="160"/>
      </w:pPr>
      <w:r>
        <w:t>Executive</w:t>
      </w:r>
    </w:p>
    <w:p w14:paraId="47C816A7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k9ny4dlzp54q" w:colFirst="0" w:colLast="0"/>
      <w:bookmarkEnd w:id="47"/>
      <w:r>
        <w:rPr>
          <w:b/>
          <w:bCs/>
          <w:sz w:val="34"/>
          <w:szCs w:val="34"/>
        </w:rPr>
        <w:t>Executive Fellow in Management (EFM)</w:t>
      </w:r>
    </w:p>
    <w:p w14:paraId="6219D703" w14:textId="77777777" w:rsidR="001451CD" w:rsidRDefault="00000000">
      <w:pPr>
        <w:spacing w:after="160"/>
      </w:pPr>
      <w:r>
        <w:t>Translate senior experience into scholarship, teaching, and thought leadership.</w:t>
      </w:r>
    </w:p>
    <w:p w14:paraId="145A7FD5" w14:textId="286634B6" w:rsidR="001451CD" w:rsidRDefault="00000000">
      <w:pPr>
        <w:spacing w:after="160"/>
        <w:rPr>
          <w:b/>
          <w:bCs/>
        </w:rPr>
      </w:pPr>
      <w:hyperlink r:id="rId30" w:history="1">
        <w:r>
          <w:rPr>
            <w:b/>
            <w:bCs/>
            <w:color w:val="1155CC"/>
            <w:u w:val="single"/>
          </w:rPr>
          <w:t>View Details →</w:t>
        </w:r>
      </w:hyperlink>
    </w:p>
    <w:p w14:paraId="6EE6DDE0" w14:textId="77777777" w:rsidR="001451CD" w:rsidRDefault="00000000">
      <w:pPr>
        <w:spacing w:after="160"/>
      </w:pPr>
      <w:r>
        <w:t>Academic</w:t>
      </w:r>
    </w:p>
    <w:p w14:paraId="62962F8A" w14:textId="77777777" w:rsidR="001451CD" w:rsidRPr="00F8043B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34"/>
          <w:szCs w:val="34"/>
        </w:rPr>
      </w:pPr>
      <w:bookmarkStart w:id="48" w:name="_fz2ogii7c39m" w:colFirst="0" w:colLast="0"/>
      <w:bookmarkStart w:id="49" w:name="_swf4qarltvhj" w:colFirst="0" w:colLast="0"/>
      <w:bookmarkEnd w:id="48"/>
      <w:bookmarkEnd w:id="49"/>
      <w:commentRangeStart w:id="50"/>
      <w:r w:rsidRPr="00F8043B">
        <w:rPr>
          <w:b/>
          <w:bCs/>
          <w:color w:val="FF0000"/>
          <w:sz w:val="34"/>
          <w:szCs w:val="34"/>
        </w:rPr>
        <w:t>Custom Executive &amp; Institutional Programmes</w:t>
      </w:r>
    </w:p>
    <w:p w14:paraId="36AABE6A" w14:textId="77777777" w:rsidR="001451CD" w:rsidRPr="00F8043B" w:rsidRDefault="00000000">
      <w:pPr>
        <w:spacing w:after="160"/>
        <w:rPr>
          <w:color w:val="FF0000"/>
        </w:rPr>
      </w:pPr>
      <w:r w:rsidRPr="00F8043B">
        <w:rPr>
          <w:color w:val="FF0000"/>
        </w:rPr>
        <w:t>Tailored learning solutions for universities, institutions, and corporates.</w:t>
      </w:r>
    </w:p>
    <w:p w14:paraId="4F57B6F5" w14:textId="77777777" w:rsidR="001451CD" w:rsidRPr="00F8043B" w:rsidRDefault="00000000">
      <w:pPr>
        <w:spacing w:after="160"/>
        <w:rPr>
          <w:b/>
          <w:bCs/>
          <w:color w:val="FF0000"/>
        </w:rPr>
      </w:pPr>
      <w:commentRangeStart w:id="51"/>
      <w:r w:rsidRPr="00F8043B">
        <w:rPr>
          <w:rFonts w:ascii="Arial Unicode MS" w:eastAsia="Arial Unicode MS" w:hAnsi="Arial Unicode MS" w:cs="Arial Unicode MS"/>
          <w:b/>
          <w:bCs/>
          <w:color w:val="FF0000"/>
        </w:rPr>
        <w:t>View Details →</w:t>
      </w:r>
      <w:commentRangeEnd w:id="50"/>
      <w:r>
        <w:rPr>
          <w:rStyle w:val="CommentReference"/>
          <w:b/>
          <w:bCs/>
          <w:color w:val="FF0000"/>
          <w:sz w:val="22"/>
          <w:szCs w:val="22"/>
        </w:rPr>
        <w:commentReference w:id="50"/>
      </w:r>
      <w:commentRangeEnd w:id="51"/>
      <w:r w:rsidR="00F8043B">
        <w:rPr>
          <w:rStyle w:val="CommentReference"/>
          <w:b/>
          <w:bCs/>
          <w:color w:val="FF0000"/>
          <w:sz w:val="22"/>
          <w:szCs w:val="22"/>
        </w:rPr>
        <w:commentReference w:id="51"/>
      </w:r>
    </w:p>
    <w:p w14:paraId="7312B5A9" w14:textId="77777777" w:rsidR="001451CD" w:rsidRDefault="00000000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0DF042B" wp14:editId="5E66510E">
            <wp:extent cx="5730875" cy="1400175"/>
            <wp:effectExtent l="0" t="0" r="3175" b="9525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31"/>
                    <a:srcRect b="59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140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190F6" w14:textId="61C306D4" w:rsidR="00F8043B" w:rsidRDefault="00F8043B">
      <w:pPr>
        <w:spacing w:after="16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1E9EE93" wp14:editId="1AFED999">
            <wp:extent cx="5730875" cy="952500"/>
            <wp:effectExtent l="0" t="0" r="3175" b="0"/>
            <wp:docPr id="4792027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31"/>
                    <a:srcRect t="71994" b="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95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FFA60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47e3wyh1gcth" w:colFirst="0" w:colLast="0"/>
      <w:bookmarkEnd w:id="52"/>
      <w:r>
        <w:rPr>
          <w:b/>
          <w:bCs/>
          <w:sz w:val="34"/>
          <w:szCs w:val="34"/>
        </w:rPr>
        <w:t>Why Choose IIFR Programmes</w:t>
      </w:r>
    </w:p>
    <w:p w14:paraId="58C4F097" w14:textId="77777777" w:rsidR="001451CD" w:rsidRDefault="00000000">
      <w:pPr>
        <w:spacing w:after="160"/>
      </w:pPr>
      <w:r>
        <w:t>⚖️</w:t>
      </w:r>
    </w:p>
    <w:p w14:paraId="164EC82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Balancing Relevance &amp; Rigour</w:t>
      </w:r>
    </w:p>
    <w:p w14:paraId="6760ED82" w14:textId="77777777" w:rsidR="001451CD" w:rsidRDefault="00000000">
      <w:pPr>
        <w:spacing w:after="160"/>
      </w:pPr>
      <w:r>
        <w:t>Our programmes combine academic depth with practical applicability to create meaningful, real-world impact.</w:t>
      </w:r>
    </w:p>
    <w:p w14:paraId="0C848BAA" w14:textId="77777777" w:rsidR="001451CD" w:rsidRDefault="00000000">
      <w:pPr>
        <w:spacing w:after="160"/>
      </w:pPr>
      <w:r>
        <w:t>🧠</w:t>
      </w:r>
    </w:p>
    <w:p w14:paraId="53EEC0C3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Fostering Multi-disciplinary Thinking</w:t>
      </w:r>
    </w:p>
    <w:p w14:paraId="0965E809" w14:textId="77777777" w:rsidR="001451CD" w:rsidRDefault="00000000">
      <w:pPr>
        <w:spacing w:after="160"/>
      </w:pPr>
      <w:r>
        <w:t>Gain integrated perspectives across strategy, marketing, finance, technology, leadership, and other functional domains to solve complex contemporary challenges.</w:t>
      </w:r>
    </w:p>
    <w:p w14:paraId="25836A07" w14:textId="77777777" w:rsidR="001451CD" w:rsidRDefault="00000000">
      <w:pPr>
        <w:spacing w:after="160"/>
      </w:pPr>
      <w:r>
        <w:t>📖</w:t>
      </w:r>
    </w:p>
    <w:p w14:paraId="3D87505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Enabling Industry-Academia-Policy Collaboration</w:t>
      </w:r>
    </w:p>
    <w:p w14:paraId="0B2192CA" w14:textId="77777777" w:rsidR="001451CD" w:rsidRDefault="00000000">
      <w:pPr>
        <w:spacing w:after="160"/>
      </w:pPr>
      <w:r>
        <w:t>Bridge the gap between what industry knows, what policy makers do, and what academia teaches through practice-based learning experiences.</w:t>
      </w:r>
    </w:p>
    <w:p w14:paraId="220914EB" w14:textId="77777777" w:rsidR="001451CD" w:rsidRDefault="00000000">
      <w:pPr>
        <w:spacing w:after="160"/>
      </w:pPr>
      <w:r>
        <w:t>🤝</w:t>
      </w:r>
    </w:p>
    <w:p w14:paraId="5174446D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Global Perspectives, Global South implications</w:t>
      </w:r>
    </w:p>
    <w:p w14:paraId="7471E741" w14:textId="77777777" w:rsidR="001451CD" w:rsidRDefault="00000000">
      <w:pPr>
        <w:spacing w:after="160"/>
      </w:pPr>
      <w:r>
        <w:t>International exposure with faculty from across India, the US, Europe, Asia, and Australia. Creating a channel for knowledge exchange and academic dialogue. .</w:t>
      </w:r>
    </w:p>
    <w:p w14:paraId="50C1AAC3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cm75dmmuha86" w:colFirst="0" w:colLast="0"/>
      <w:bookmarkEnd w:id="53"/>
      <w:r>
        <w:rPr>
          <w:b/>
          <w:bCs/>
          <w:sz w:val="34"/>
          <w:szCs w:val="34"/>
        </w:rPr>
        <w:t>Who These Programmes Are For</w:t>
      </w:r>
    </w:p>
    <w:p w14:paraId="30C0E850" w14:textId="77777777" w:rsidR="001451CD" w:rsidRDefault="00000000">
      <w:pPr>
        <w:spacing w:after="160"/>
      </w:pPr>
      <w:r>
        <w:t>🎓</w:t>
      </w:r>
    </w:p>
    <w:p w14:paraId="739D06FF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Educators &amp; Faculty</w:t>
      </w:r>
    </w:p>
    <w:p w14:paraId="6A225ED8" w14:textId="77777777" w:rsidR="001451CD" w:rsidRDefault="00000000">
      <w:pPr>
        <w:spacing w:after="160"/>
      </w:pPr>
      <w:r>
        <w:t>Build teaching excellence, research capability, and academic influence.</w:t>
      </w:r>
    </w:p>
    <w:p w14:paraId="439D6833" w14:textId="77777777" w:rsidR="001451CD" w:rsidRDefault="00000000">
      <w:pPr>
        <w:spacing w:after="160"/>
      </w:pPr>
      <w:r>
        <w:t>👥</w:t>
      </w:r>
    </w:p>
    <w:p w14:paraId="08B33D4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Academic Leaders</w:t>
      </w:r>
    </w:p>
    <w:p w14:paraId="5F438578" w14:textId="77777777" w:rsidR="001451CD" w:rsidRDefault="00000000">
      <w:pPr>
        <w:spacing w:after="160"/>
      </w:pPr>
      <w:commentRangeStart w:id="54"/>
      <w:r>
        <w:t>For deans, directors, HoDs, and institutional decision-makers.</w:t>
      </w:r>
      <w:commentRangeEnd w:id="54"/>
      <w:r>
        <w:rPr>
          <w:rStyle w:val="CommentReference"/>
          <w:sz w:val="22"/>
          <w:szCs w:val="22"/>
        </w:rPr>
        <w:commentReference w:id="54"/>
      </w:r>
    </w:p>
    <w:p w14:paraId="3C6425E9" w14:textId="77777777" w:rsidR="001451CD" w:rsidRDefault="00000000">
      <w:pPr>
        <w:spacing w:after="160"/>
      </w:pPr>
      <w:r>
        <w:t>🔬</w:t>
      </w:r>
    </w:p>
    <w:p w14:paraId="690F22E6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Researchers &amp; Scholars</w:t>
      </w:r>
    </w:p>
    <w:p w14:paraId="04BAC7CC" w14:textId="77777777" w:rsidR="001451CD" w:rsidRDefault="00000000">
      <w:pPr>
        <w:spacing w:after="160"/>
      </w:pPr>
      <w:r>
        <w:t>Strengthen publishing readiness, grants, and applied research impact.</w:t>
      </w:r>
    </w:p>
    <w:p w14:paraId="0C8F825A" w14:textId="77777777" w:rsidR="001451CD" w:rsidRDefault="00000000">
      <w:pPr>
        <w:spacing w:after="160"/>
      </w:pPr>
      <w:r>
        <w:lastRenderedPageBreak/>
        <w:t>💼</w:t>
      </w:r>
    </w:p>
    <w:p w14:paraId="788874BC" w14:textId="09A67DCD" w:rsidR="001451CD" w:rsidRDefault="00000000">
      <w:pPr>
        <w:spacing w:after="160"/>
        <w:rPr>
          <w:b/>
          <w:bCs/>
        </w:rPr>
      </w:pPr>
      <w:commentRangeStart w:id="55"/>
      <w:r>
        <w:rPr>
          <w:b/>
          <w:bCs/>
        </w:rPr>
        <w:t xml:space="preserve">Industry Leaders </w:t>
      </w:r>
      <w:commentRangeEnd w:id="55"/>
      <w:r>
        <w:rPr>
          <w:rStyle w:val="CommentReference"/>
          <w:b/>
          <w:bCs/>
          <w:sz w:val="22"/>
          <w:szCs w:val="22"/>
        </w:rPr>
        <w:commentReference w:id="55"/>
      </w:r>
    </w:p>
    <w:p w14:paraId="25F3396C" w14:textId="77777777" w:rsidR="001451CD" w:rsidRDefault="00000000">
      <w:pPr>
        <w:spacing w:after="160"/>
      </w:pPr>
      <w:r>
        <w:t>Translate experience into teaching, capability-building, and institutional contribution.</w:t>
      </w:r>
    </w:p>
    <w:p w14:paraId="2F35E4CB" w14:textId="419703B5" w:rsidR="005504AE" w:rsidRDefault="005504AE">
      <w:pPr>
        <w:spacing w:after="160"/>
      </w:pPr>
      <w:r>
        <w:rPr>
          <w:b/>
          <w:bCs/>
        </w:rPr>
        <w:t>L&amp;D Professionals</w:t>
      </w:r>
    </w:p>
    <w:p w14:paraId="7EEEB813" w14:textId="77777777" w:rsidR="001451CD" w:rsidRDefault="00000000">
      <w:pPr>
        <w:spacing w:after="160"/>
      </w:pPr>
      <w:r>
        <w:t>🏛️</w:t>
      </w:r>
    </w:p>
    <w:p w14:paraId="2718BAEC" w14:textId="77777777" w:rsidR="001451CD" w:rsidRDefault="00000000">
      <w:pPr>
        <w:spacing w:after="160"/>
        <w:rPr>
          <w:b/>
          <w:bCs/>
        </w:rPr>
      </w:pPr>
      <w:commentRangeStart w:id="56"/>
      <w:r>
        <w:rPr>
          <w:b/>
          <w:bCs/>
        </w:rPr>
        <w:t>Institutions &amp; Universities</w:t>
      </w:r>
      <w:commentRangeEnd w:id="56"/>
      <w:r>
        <w:rPr>
          <w:rStyle w:val="CommentReference"/>
          <w:b/>
          <w:bCs/>
          <w:sz w:val="22"/>
          <w:szCs w:val="22"/>
        </w:rPr>
        <w:commentReference w:id="56"/>
      </w:r>
    </w:p>
    <w:p w14:paraId="7AC7B9AF" w14:textId="77777777" w:rsidR="001451CD" w:rsidRDefault="00000000">
      <w:pPr>
        <w:spacing w:after="160"/>
      </w:pPr>
      <w:r>
        <w:t>Partner for customised faculty development and transformation programmes.</w:t>
      </w:r>
    </w:p>
    <w:p w14:paraId="5B2B797D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7FEEFC6C" wp14:editId="0E56BE83">
            <wp:extent cx="5731200" cy="200660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0A79F" w14:textId="77777777" w:rsidR="001451CD" w:rsidRDefault="00000000">
      <w:pPr>
        <w:spacing w:after="160"/>
      </w:pPr>
      <w:r>
        <w:t xml:space="preserve"> </w:t>
      </w:r>
    </w:p>
    <w:p w14:paraId="1E8B583A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IIFR</w:t>
      </w:r>
    </w:p>
    <w:p w14:paraId="62C47E43" w14:textId="77777777" w:rsidR="001451CD" w:rsidRDefault="00000000">
      <w:pPr>
        <w:spacing w:after="160"/>
      </w:pPr>
      <w:r>
        <w:t>IIFR</w:t>
      </w:r>
    </w:p>
    <w:p w14:paraId="272CBE56" w14:textId="77777777" w:rsidR="001451CD" w:rsidRDefault="00000000">
      <w:pPr>
        <w:spacing w:after="160"/>
      </w:pPr>
      <w:r>
        <w:t>in</w:t>
      </w:r>
    </w:p>
    <w:p w14:paraId="7A8EB597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𝕏</w:t>
      </w:r>
    </w:p>
    <w:p w14:paraId="4FD96594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▶</w:t>
      </w:r>
    </w:p>
    <w:p w14:paraId="621AC531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>✉</w:t>
      </w:r>
    </w:p>
    <w:p w14:paraId="380BCE4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Quick Links</w:t>
      </w:r>
    </w:p>
    <w:p w14:paraId="37F46B35" w14:textId="77777777" w:rsidR="001451CD" w:rsidRDefault="00000000">
      <w:pPr>
        <w:numPr>
          <w:ilvl w:val="0"/>
          <w:numId w:val="1"/>
        </w:numPr>
      </w:pPr>
      <w:r>
        <w:t>About Us</w:t>
      </w:r>
    </w:p>
    <w:p w14:paraId="36C190B1" w14:textId="77777777" w:rsidR="001451CD" w:rsidRDefault="00000000">
      <w:pPr>
        <w:numPr>
          <w:ilvl w:val="0"/>
          <w:numId w:val="1"/>
        </w:numPr>
      </w:pPr>
      <w:r>
        <w:t>Programmes</w:t>
      </w:r>
    </w:p>
    <w:p w14:paraId="3AD8B83C" w14:textId="77777777" w:rsidR="001451CD" w:rsidRDefault="00000000">
      <w:pPr>
        <w:numPr>
          <w:ilvl w:val="0"/>
          <w:numId w:val="1"/>
        </w:numPr>
      </w:pPr>
      <w:r>
        <w:t>Research</w:t>
      </w:r>
    </w:p>
    <w:p w14:paraId="272098C9" w14:textId="77777777" w:rsidR="001451CD" w:rsidRDefault="00000000">
      <w:pPr>
        <w:numPr>
          <w:ilvl w:val="0"/>
          <w:numId w:val="1"/>
        </w:numPr>
      </w:pPr>
      <w:r>
        <w:t>Partnerships</w:t>
      </w:r>
    </w:p>
    <w:p w14:paraId="28921955" w14:textId="77777777" w:rsidR="001451CD" w:rsidRDefault="00000000">
      <w:pPr>
        <w:numPr>
          <w:ilvl w:val="0"/>
          <w:numId w:val="1"/>
        </w:numPr>
      </w:pPr>
      <w:r>
        <w:t>Insights</w:t>
      </w:r>
    </w:p>
    <w:p w14:paraId="07E2A235" w14:textId="77777777" w:rsidR="001451CD" w:rsidRDefault="00000000">
      <w:pPr>
        <w:numPr>
          <w:ilvl w:val="0"/>
          <w:numId w:val="1"/>
        </w:numPr>
      </w:pPr>
      <w:r>
        <w:t>Contact Us</w:t>
      </w:r>
    </w:p>
    <w:p w14:paraId="1C7573F1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Contact Us</w:t>
      </w:r>
    </w:p>
    <w:p w14:paraId="60EDB03A" w14:textId="77777777" w:rsidR="001451CD" w:rsidRDefault="00000000">
      <w:pPr>
        <w:spacing w:after="160"/>
      </w:pPr>
      <w:r>
        <w:t>📍 BVB Campus, Gate 4,</w:t>
      </w:r>
      <w:r>
        <w:br/>
        <w:t xml:space="preserve"> KG Marg, New Delhi</w:t>
      </w:r>
    </w:p>
    <w:p w14:paraId="198E8C72" w14:textId="77777777" w:rsidR="001451CD" w:rsidRDefault="00000000">
      <w:pPr>
        <w:spacing w:after="160"/>
      </w:pPr>
      <w:r>
        <w:t>📞 +91 79 81895005</w:t>
      </w:r>
    </w:p>
    <w:p w14:paraId="0CAEB00F" w14:textId="597606ED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lastRenderedPageBreak/>
        <w:t xml:space="preserve">✉ </w:t>
      </w:r>
      <w:ins w:id="57" w:author="Anvesh T" w:date="2026-05-07T14:43:00Z">
        <w:r>
          <w:t>info@iifr.global</w:t>
        </w:r>
      </w:ins>
    </w:p>
    <w:p w14:paraId="24A4DD3B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63C7F999" w14:textId="77777777" w:rsidR="001451CD" w:rsidRDefault="00000000">
      <w:pPr>
        <w:spacing w:after="160"/>
      </w:pPr>
      <w:r>
        <w:t>© 2026 International Institute for Faculty &amp; Research. All Rights Reserved.</w:t>
      </w:r>
    </w:p>
    <w:p w14:paraId="09BF4245" w14:textId="77777777" w:rsidR="001451CD" w:rsidRDefault="00000000">
      <w:pPr>
        <w:spacing w:after="160"/>
      </w:pPr>
      <w:r>
        <w:t>Privacy Policy Terms of Use Sitemap</w:t>
      </w:r>
    </w:p>
    <w:p w14:paraId="095E02D3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30D7640F" wp14:editId="52265D54">
            <wp:extent cx="5731200" cy="8382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EFD24" w14:textId="77777777" w:rsidR="001451C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highlight w:val="yellow"/>
        </w:rPr>
      </w:pPr>
      <w:bookmarkStart w:id="58" w:name="_hh78bk5gamp9" w:colFirst="0" w:colLast="0"/>
      <w:bookmarkEnd w:id="58"/>
      <w:r>
        <w:rPr>
          <w:b/>
          <w:bCs/>
          <w:sz w:val="46"/>
          <w:szCs w:val="46"/>
          <w:highlight w:val="yellow"/>
        </w:rPr>
        <w:t>Research</w:t>
      </w:r>
    </w:p>
    <w:p w14:paraId="4C623986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cn3jeg4c473b" w:colFirst="0" w:colLast="0"/>
      <w:bookmarkEnd w:id="59"/>
      <w:r>
        <w:rPr>
          <w:b/>
          <w:bCs/>
          <w:sz w:val="34"/>
          <w:szCs w:val="34"/>
        </w:rPr>
        <w:t>Faculty &amp; Research for Real-World Impact</w:t>
      </w:r>
    </w:p>
    <w:p w14:paraId="6F45B5CC" w14:textId="77777777" w:rsidR="001451CD" w:rsidRDefault="00000000">
      <w:pPr>
        <w:spacing w:after="160"/>
      </w:pPr>
      <w:r>
        <w:t>IIFR brings together global scholars, practice faculty, and research leaders solving challenges at the intersection of academia, industry, and policy.</w:t>
      </w:r>
    </w:p>
    <w:p w14:paraId="605C576E" w14:textId="1FF49993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  <w:r>
        <w:t xml:space="preserve"> </w:t>
      </w:r>
      <w:hyperlink r:id="rId33" w:history="1">
        <w:r>
          <w:rPr>
            <w:b/>
            <w:bCs/>
            <w:color w:val="1155CC"/>
            <w:u w:val="single"/>
          </w:rPr>
          <w:t>Explore Programmes</w:t>
        </w:r>
      </w:hyperlink>
    </w:p>
    <w:p w14:paraId="51930EC5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24D73D1A" wp14:editId="704FE343">
            <wp:extent cx="5731200" cy="21971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A866B" w14:textId="77777777" w:rsidR="001451CD" w:rsidRDefault="00000000">
      <w:pPr>
        <w:spacing w:after="160"/>
        <w:rPr>
          <w:b/>
          <w:bCs/>
          <w:sz w:val="34"/>
          <w:szCs w:val="34"/>
        </w:rPr>
      </w:pPr>
      <w:r>
        <w:t xml:space="preserve"> </w:t>
      </w:r>
      <w:r>
        <w:rPr>
          <w:b/>
          <w:bCs/>
          <w:sz w:val="34"/>
          <w:szCs w:val="34"/>
        </w:rPr>
        <w:t>Our Faculty</w:t>
      </w:r>
    </w:p>
    <w:p w14:paraId="55F36B1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 Diverse Faculty Ecosystem</w:t>
      </w:r>
    </w:p>
    <w:p w14:paraId="766068B5" w14:textId="77777777" w:rsidR="001451CD" w:rsidRDefault="00000000">
      <w:pPr>
        <w:spacing w:after="160"/>
      </w:pPr>
      <w:r>
        <w:t>IIFR’s faculty model blends globally connected academics, accomplished practice leaders, and scholar-practitioners who bring contemporary relevance into teaching, research, and institutional transformation.</w:t>
      </w:r>
    </w:p>
    <w:p w14:paraId="6B9DE4A8" w14:textId="77777777" w:rsidR="001451CD" w:rsidRDefault="00000000">
      <w:pPr>
        <w:spacing w:after="160"/>
      </w:pPr>
      <w:r>
        <w:t>Our faculty community includes internationally networked scholars, senior industry professionals, policy thinkers, and educators committed to pedagogical innovation.</w:t>
      </w:r>
    </w:p>
    <w:p w14:paraId="2359F971" w14:textId="77777777" w:rsidR="001451CD" w:rsidRDefault="00000000">
      <w:pPr>
        <w:spacing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View All Faculty Profiles →</w:t>
      </w:r>
    </w:p>
    <w:p w14:paraId="4DC339FE" w14:textId="77777777" w:rsidR="001451CD" w:rsidRDefault="00000000">
      <w:pPr>
        <w:spacing w:after="160"/>
        <w:rPr>
          <w:b/>
          <w:bCs/>
          <w:color w:val="EE0000"/>
          <w:u w:val="single"/>
        </w:rPr>
      </w:pPr>
      <w:r>
        <w:rPr>
          <w:b/>
          <w:bCs/>
          <w:color w:val="EE0000"/>
        </w:rPr>
        <w:lastRenderedPageBreak/>
        <w:t>Include all profiles from the current page:</w:t>
      </w:r>
      <w:hyperlink r:id="rId35">
        <w:r>
          <w:rPr>
            <w:b/>
            <w:bCs/>
            <w:color w:val="EE0000"/>
          </w:rPr>
          <w:t xml:space="preserve"> </w:t>
        </w:r>
      </w:hyperlink>
      <w:hyperlink r:id="rId36">
        <w:r>
          <w:rPr>
            <w:b/>
            <w:bCs/>
            <w:color w:val="EE0000"/>
            <w:u w:val="single"/>
          </w:rPr>
          <w:t>https://iifr.global/faculty.php</w:t>
        </w:r>
      </w:hyperlink>
    </w:p>
    <w:p w14:paraId="5594AC39" w14:textId="77777777" w:rsidR="001451CD" w:rsidRDefault="00000000">
      <w:pPr>
        <w:spacing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Read More →</w:t>
      </w:r>
    </w:p>
    <w:p w14:paraId="439FF693" w14:textId="77777777" w:rsidR="001451CD" w:rsidRDefault="00000000">
      <w:pPr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43CE72DB" wp14:editId="62191C97">
            <wp:extent cx="5731200" cy="27813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34682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ep6knwxvfelf" w:colFirst="0" w:colLast="0"/>
      <w:bookmarkEnd w:id="60"/>
      <w:commentRangeStart w:id="61"/>
      <w:commentRangeStart w:id="62"/>
      <w:r>
        <w:rPr>
          <w:b/>
          <w:bCs/>
          <w:sz w:val="34"/>
          <w:szCs w:val="34"/>
        </w:rPr>
        <w:t>Research that Solves Real Problems</w:t>
      </w:r>
      <w:commentRangeEnd w:id="62"/>
      <w:r>
        <w:rPr>
          <w:rStyle w:val="CommentReference"/>
          <w:b/>
          <w:bCs/>
          <w:sz w:val="34"/>
          <w:szCs w:val="34"/>
        </w:rPr>
        <w:commentReference w:id="62"/>
      </w:r>
      <w:commentRangeEnd w:id="61"/>
      <w:r>
        <w:rPr>
          <w:rStyle w:val="CommentReference"/>
          <w:b/>
          <w:bCs/>
          <w:sz w:val="34"/>
          <w:szCs w:val="34"/>
        </w:rPr>
        <w:commentReference w:id="61"/>
      </w:r>
    </w:p>
    <w:p w14:paraId="6074D2A6" w14:textId="77777777" w:rsidR="001451CD" w:rsidRDefault="00000000">
      <w:pPr>
        <w:spacing w:after="160"/>
      </w:pPr>
      <w:r>
        <w:t>IIFR advances applied, interdisciplinary research shaped by contemporary organisational and societal challenges.</w:t>
      </w:r>
    </w:p>
    <w:p w14:paraId="7CC219F2" w14:textId="77777777" w:rsidR="001451CD" w:rsidRDefault="00000000">
      <w:pPr>
        <w:spacing w:after="160"/>
      </w:pPr>
      <w:r>
        <w:t>🤝</w:t>
      </w:r>
    </w:p>
    <w:p w14:paraId="3D6A4B7B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Industry–Academia Collaboration</w:t>
      </w:r>
    </w:p>
    <w:p w14:paraId="31DE7D2F" w14:textId="77777777" w:rsidR="001451CD" w:rsidRDefault="00000000">
      <w:pPr>
        <w:spacing w:after="160"/>
      </w:pPr>
      <w:r>
        <w:t>Bridging theory and practice through co-created research, joint projects, and real-world solutions.</w:t>
      </w:r>
    </w:p>
    <w:p w14:paraId="3F754333" w14:textId="77777777" w:rsidR="001451CD" w:rsidRDefault="00000000">
      <w:pPr>
        <w:spacing w:after="160"/>
      </w:pPr>
      <w:r>
        <w:t>🏛️</w:t>
      </w:r>
    </w:p>
    <w:p w14:paraId="109FCE2D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Leadership &amp; Governance</w:t>
      </w:r>
    </w:p>
    <w:p w14:paraId="5DB5553C" w14:textId="77777777" w:rsidR="001451CD" w:rsidRDefault="00000000">
      <w:pPr>
        <w:spacing w:after="160"/>
      </w:pPr>
      <w:r>
        <w:t>Research on board effectiveness, institutional excellence, ethical leadership, and organisational change.</w:t>
      </w:r>
    </w:p>
    <w:p w14:paraId="1093C42E" w14:textId="77777777" w:rsidR="001451CD" w:rsidRDefault="00000000">
      <w:pPr>
        <w:spacing w:after="160"/>
      </w:pPr>
      <w:r>
        <w:t>🧠</w:t>
      </w:r>
    </w:p>
    <w:p w14:paraId="0FD9C2F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Future of Work &amp; Learning</w:t>
      </w:r>
    </w:p>
    <w:p w14:paraId="30198F05" w14:textId="77777777" w:rsidR="001451CD" w:rsidRDefault="00000000">
      <w:pPr>
        <w:spacing w:after="160"/>
      </w:pPr>
      <w:r>
        <w:t>Exploring talent, capability building, lifelong learning ecosystems, and the future of work.</w:t>
      </w:r>
    </w:p>
    <w:p w14:paraId="5F906E02" w14:textId="77777777" w:rsidR="001451CD" w:rsidRDefault="00000000">
      <w:pPr>
        <w:spacing w:after="160"/>
      </w:pPr>
      <w:r>
        <w:t>📋</w:t>
      </w:r>
    </w:p>
    <w:p w14:paraId="42D92F99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Public Policy &amp; Institutions</w:t>
      </w:r>
    </w:p>
    <w:p w14:paraId="2103D780" w14:textId="77777777" w:rsidR="001451CD" w:rsidRDefault="00000000">
      <w:pPr>
        <w:spacing w:after="160"/>
      </w:pPr>
      <w:r>
        <w:t>Evidence-based research to inform policy, strengthen institutions, and advance national development.</w:t>
      </w:r>
    </w:p>
    <w:p w14:paraId="2B6F17F4" w14:textId="77777777" w:rsidR="001451CD" w:rsidRDefault="00000000">
      <w:pPr>
        <w:spacing w:after="160"/>
      </w:pPr>
      <w:r>
        <w:lastRenderedPageBreak/>
        <w:t>Advancing Teaching Excellence Through Innovation</w:t>
      </w:r>
    </w:p>
    <w:p w14:paraId="5FF6A5EF" w14:textId="77777777" w:rsidR="001451CD" w:rsidRDefault="00000000">
      <w:pPr>
        <w:spacing w:after="160"/>
      </w:pPr>
      <w:r>
        <w:t>🤖</w:t>
      </w:r>
    </w:p>
    <w:p w14:paraId="1448A7C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AI-Enabled Pedagogy</w:t>
      </w:r>
    </w:p>
    <w:p w14:paraId="425A457B" w14:textId="77777777" w:rsidR="001451CD" w:rsidRDefault="00000000">
      <w:pPr>
        <w:spacing w:after="160"/>
      </w:pPr>
      <w:r>
        <w:t>Our faculty pioneer new approaches to teaching through AI-enabled pedagogy, experiential learning, case-based instruction, and digitally enhanced academic delivery.</w:t>
      </w:r>
    </w:p>
    <w:p w14:paraId="1C2849A4" w14:textId="77777777" w:rsidR="001451CD" w:rsidRDefault="00000000">
      <w:pPr>
        <w:spacing w:after="160"/>
      </w:pPr>
      <w:r>
        <w:t>🌟</w:t>
      </w:r>
    </w:p>
    <w:p w14:paraId="509DD6C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Transformative Learning Experiences</w:t>
      </w:r>
    </w:p>
    <w:p w14:paraId="52451443" w14:textId="77777777" w:rsidR="001451CD" w:rsidRDefault="00000000">
      <w:pPr>
        <w:spacing w:after="160"/>
      </w:pPr>
      <w:r>
        <w:t>We design executive learning journeys, immersive classroom experiences, and practical learning formats that build capability and drive real impact.</w:t>
      </w:r>
    </w:p>
    <w:p w14:paraId="3F27403B" w14:textId="77777777" w:rsidR="001451CD" w:rsidRDefault="00000000">
      <w:pPr>
        <w:spacing w:after="160"/>
      </w:pPr>
      <w:r>
        <w:t>🤝</w:t>
      </w:r>
    </w:p>
    <w:p w14:paraId="5FD7F4DE" w14:textId="77777777" w:rsidR="001451C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8rgf2e3gwq3e" w:colFirst="0" w:colLast="0"/>
      <w:bookmarkEnd w:id="63"/>
      <w:r>
        <w:rPr>
          <w:b/>
          <w:bCs/>
          <w:sz w:val="34"/>
          <w:szCs w:val="34"/>
        </w:rPr>
        <w:t>Collaborate With IIFR</w:t>
      </w:r>
    </w:p>
    <w:p w14:paraId="7AD9D5E4" w14:textId="77777777" w:rsidR="001451CD" w:rsidRDefault="00000000">
      <w:pPr>
        <w:spacing w:after="160"/>
      </w:pPr>
      <w:r>
        <w:t>Partner with our faculty and research ecosystem to co-create knowledge, build capability, and make a meaningful impact.</w:t>
      </w:r>
    </w:p>
    <w:p w14:paraId="11EF8597" w14:textId="77777777" w:rsidR="001451CD" w:rsidRDefault="00000000">
      <w:pPr>
        <w:spacing w:after="160"/>
        <w:rPr>
          <w:b/>
          <w:bCs/>
        </w:rPr>
      </w:pPr>
      <w:commentRangeStart w:id="64"/>
      <w:r>
        <w:rPr>
          <w:b/>
          <w:bCs/>
        </w:rPr>
        <w:t>Engage With Us,</w:t>
      </w:r>
      <w:r>
        <w:t xml:space="preserve"> </w:t>
      </w:r>
      <w:commentRangeEnd w:id="64"/>
      <w:r>
        <w:rPr>
          <w:rStyle w:val="CommentReference"/>
          <w:b/>
          <w:bCs/>
          <w:sz w:val="22"/>
          <w:szCs w:val="22"/>
        </w:rPr>
        <w:commentReference w:id="64"/>
      </w:r>
      <w:del w:id="65" w:author="Anvesh T" w:date="2026-05-07T15:44:00Z">
        <w:r>
          <w:rPr>
            <w:b/>
            <w:bCs/>
          </w:rPr>
          <w:delText>Know More About Programmes</w:delText>
        </w:r>
      </w:del>
      <w:ins w:id="66" w:author="Anvesh T" w:date="2026-05-07T15:44:00Z">
        <w:r>
          <w:fldChar w:fldCharType="begin"/>
        </w:r>
        <w:r>
          <w:instrText xml:space="preserve"> HYPERLINK "https://iifr.global/programmes.php" </w:instrText>
        </w:r>
        <w:r>
          <w:fldChar w:fldCharType="separate"/>
        </w:r>
        <w:r>
          <w:rPr>
            <w:b/>
            <w:bCs/>
            <w:color w:val="1155CC"/>
            <w:u w:val="single"/>
          </w:rPr>
          <w:t>Know More About Programmes</w:t>
        </w:r>
        <w:r>
          <w:fldChar w:fldCharType="end"/>
        </w:r>
      </w:ins>
    </w:p>
    <w:p w14:paraId="2CE4ABC7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📖 Research</w:t>
      </w:r>
    </w:p>
    <w:p w14:paraId="5B9EB46D" w14:textId="77777777" w:rsidR="001451CD" w:rsidRDefault="00000000">
      <w:pPr>
        <w:spacing w:after="160"/>
      </w:pPr>
      <w:commentRangeStart w:id="67"/>
      <w:r>
        <w:t>Partner with IIFR to co-create applied research that solves organisational, educational, and policy challenges.</w:t>
      </w:r>
      <w:commentRangeEnd w:id="67"/>
      <w:r>
        <w:rPr>
          <w:rStyle w:val="CommentReference"/>
          <w:sz w:val="22"/>
          <w:szCs w:val="22"/>
        </w:rPr>
        <w:commentReference w:id="67"/>
      </w:r>
    </w:p>
    <w:p w14:paraId="727CB03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👥 Teaching</w:t>
      </w:r>
    </w:p>
    <w:p w14:paraId="3480CFB3" w14:textId="77777777" w:rsidR="001451CD" w:rsidRDefault="00000000">
      <w:pPr>
        <w:spacing w:after="160"/>
      </w:pPr>
      <w:r>
        <w:t>Engage with our faculty to design executive learning, pedagogy innovation, and capability-building initiatives.</w:t>
      </w:r>
    </w:p>
    <w:p w14:paraId="4CACD5FA" w14:textId="77777777" w:rsidR="001451CD" w:rsidRDefault="00000000">
      <w:pPr>
        <w:spacing w:after="160"/>
      </w:pPr>
      <w:r>
        <w:rPr>
          <w:noProof/>
        </w:rPr>
        <w:drawing>
          <wp:inline distT="114300" distB="114300" distL="114300" distR="114300" wp14:anchorId="786AAF4F" wp14:editId="2FD45D77">
            <wp:extent cx="5731200" cy="32512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9AA65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IIFR</w:t>
      </w:r>
    </w:p>
    <w:p w14:paraId="2B2A9E9D" w14:textId="77777777" w:rsidR="001451CD" w:rsidRDefault="00000000">
      <w:pPr>
        <w:spacing w:after="160"/>
      </w:pPr>
      <w:r>
        <w:t>IIFR</w:t>
      </w:r>
    </w:p>
    <w:p w14:paraId="1D13B02C" w14:textId="77777777" w:rsidR="001451CD" w:rsidRDefault="00000000">
      <w:pPr>
        <w:spacing w:after="160"/>
      </w:pPr>
      <w:r>
        <w:t>in</w:t>
      </w:r>
    </w:p>
    <w:p w14:paraId="175A583C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𝕏</w:t>
      </w:r>
    </w:p>
    <w:p w14:paraId="7FF7BDE0" w14:textId="77777777" w:rsidR="001451CD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▶</w:t>
      </w:r>
    </w:p>
    <w:p w14:paraId="5E3C3089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>✉</w:t>
      </w:r>
    </w:p>
    <w:p w14:paraId="461EE2D8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Quick Links</w:t>
      </w:r>
    </w:p>
    <w:p w14:paraId="29F1419A" w14:textId="77777777" w:rsidR="001451CD" w:rsidRDefault="00000000">
      <w:pPr>
        <w:numPr>
          <w:ilvl w:val="0"/>
          <w:numId w:val="2"/>
        </w:numPr>
      </w:pPr>
      <w:r>
        <w:t>About Us</w:t>
      </w:r>
    </w:p>
    <w:p w14:paraId="276E6F36" w14:textId="77777777" w:rsidR="001451CD" w:rsidRDefault="00000000">
      <w:pPr>
        <w:numPr>
          <w:ilvl w:val="0"/>
          <w:numId w:val="2"/>
        </w:numPr>
      </w:pPr>
      <w:r>
        <w:t>Programmes</w:t>
      </w:r>
    </w:p>
    <w:p w14:paraId="52AD4248" w14:textId="77777777" w:rsidR="001451CD" w:rsidRDefault="00000000">
      <w:pPr>
        <w:numPr>
          <w:ilvl w:val="0"/>
          <w:numId w:val="2"/>
        </w:numPr>
      </w:pPr>
      <w:r>
        <w:t>Research</w:t>
      </w:r>
    </w:p>
    <w:p w14:paraId="5BD4B1ED" w14:textId="77777777" w:rsidR="001451CD" w:rsidRDefault="00000000">
      <w:pPr>
        <w:numPr>
          <w:ilvl w:val="0"/>
          <w:numId w:val="2"/>
        </w:numPr>
      </w:pPr>
      <w:r>
        <w:t>Partnerships</w:t>
      </w:r>
    </w:p>
    <w:p w14:paraId="09BAAEE9" w14:textId="77777777" w:rsidR="001451CD" w:rsidRDefault="00000000">
      <w:pPr>
        <w:numPr>
          <w:ilvl w:val="0"/>
          <w:numId w:val="2"/>
        </w:numPr>
      </w:pPr>
      <w:r>
        <w:t>Insights</w:t>
      </w:r>
    </w:p>
    <w:p w14:paraId="59D4E401" w14:textId="77777777" w:rsidR="001451CD" w:rsidRDefault="00000000">
      <w:pPr>
        <w:numPr>
          <w:ilvl w:val="0"/>
          <w:numId w:val="2"/>
        </w:numPr>
      </w:pPr>
      <w:r>
        <w:t>Contact Us</w:t>
      </w:r>
    </w:p>
    <w:p w14:paraId="573BDF84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Contact Us</w:t>
      </w:r>
    </w:p>
    <w:p w14:paraId="2EFAAD09" w14:textId="77777777" w:rsidR="001451CD" w:rsidRDefault="00000000">
      <w:pPr>
        <w:spacing w:after="160"/>
      </w:pPr>
      <w:r>
        <w:t>📍 BVB Campus, Gate 4,</w:t>
      </w:r>
      <w:r>
        <w:br/>
        <w:t xml:space="preserve"> KG Marg, New Delhi</w:t>
      </w:r>
    </w:p>
    <w:p w14:paraId="61CD0331" w14:textId="77777777" w:rsidR="001451CD" w:rsidRDefault="00000000">
      <w:pPr>
        <w:spacing w:after="160"/>
      </w:pPr>
      <w:r>
        <w:t>📞 +91 79 81895005</w:t>
      </w:r>
    </w:p>
    <w:p w14:paraId="11004F3D" w14:textId="77777777" w:rsidR="001451CD" w:rsidRDefault="00000000">
      <w:pPr>
        <w:spacing w:after="160"/>
      </w:pPr>
      <w:r>
        <w:rPr>
          <w:rFonts w:ascii="Arial Unicode MS" w:eastAsia="Arial Unicode MS" w:hAnsi="Arial Unicode MS" w:cs="Arial Unicode MS"/>
        </w:rPr>
        <w:t xml:space="preserve">✉ </w:t>
      </w:r>
      <w:ins w:id="68" w:author="Anvesh T" w:date="2026-05-07T14:43:00Z">
        <w:r>
          <w:t>info@iifr.global</w:t>
        </w:r>
      </w:ins>
      <w:del w:id="69" w:author="Anvesh T" w:date="2026-05-07T14:43:00Z">
        <w:r>
          <w:delText>connect@iifr.ac.in</w:delText>
        </w:r>
      </w:del>
    </w:p>
    <w:p w14:paraId="53EC81DE" w14:textId="77777777" w:rsidR="001451CD" w:rsidRDefault="00000000">
      <w:pPr>
        <w:spacing w:after="160"/>
        <w:rPr>
          <w:b/>
          <w:bCs/>
        </w:rPr>
      </w:pPr>
      <w:r>
        <w:rPr>
          <w:b/>
          <w:bCs/>
        </w:rPr>
        <w:t>Engage With Us</w:t>
      </w:r>
    </w:p>
    <w:p w14:paraId="333F1005" w14:textId="77777777" w:rsidR="001451CD" w:rsidRDefault="001451CD">
      <w:pPr>
        <w:spacing w:after="160"/>
      </w:pPr>
    </w:p>
    <w:p w14:paraId="155658A6" w14:textId="77777777" w:rsidR="001451CD" w:rsidRDefault="00000000">
      <w:pPr>
        <w:spacing w:after="160"/>
      </w:pPr>
      <w:r>
        <w:t>© 2026 International Institute for Faculty &amp; Research. All Rights Reserved.</w:t>
      </w:r>
    </w:p>
    <w:p w14:paraId="2C93A110" w14:textId="77777777" w:rsidR="001451CD" w:rsidRDefault="00000000">
      <w:pPr>
        <w:spacing w:after="160"/>
      </w:pPr>
      <w:r>
        <w:t>Privacy Policy Terms of Use Sitemap</w:t>
      </w:r>
    </w:p>
    <w:p w14:paraId="3696A49A" w14:textId="77777777" w:rsidR="001451CD" w:rsidRDefault="00000000">
      <w:pPr>
        <w:spacing w:after="160"/>
      </w:pPr>
      <w:r>
        <w:rPr>
          <w:noProof/>
        </w:rPr>
        <w:drawing>
          <wp:inline distT="114300" distB="114300" distL="114300" distR="114300" wp14:anchorId="01126A23" wp14:editId="3A7E7444">
            <wp:extent cx="5731200" cy="838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8C43018" w14:textId="05B47053" w:rsidR="001451CD" w:rsidRDefault="00000000" w:rsidP="005504AE">
      <w:pPr>
        <w:spacing w:after="160"/>
      </w:pPr>
      <w:r>
        <w:t xml:space="preserve"> </w:t>
      </w:r>
    </w:p>
    <w:p w14:paraId="5975D1C6" w14:textId="77777777" w:rsidR="001451CD" w:rsidRDefault="00000000">
      <w:pPr>
        <w:rPr>
          <w:ins w:id="70" w:author="Anvesh T" w:date="2026-05-07T16:39:00Z"/>
        </w:rPr>
      </w:pPr>
      <w:ins w:id="71" w:author="Anvesh T" w:date="2026-05-07T16:39:00Z">
        <w:r>
          <w:t xml:space="preserve">Application form to capture: </w:t>
        </w:r>
      </w:ins>
    </w:p>
    <w:p w14:paraId="17FD7698" w14:textId="77777777" w:rsidR="001451CD" w:rsidRDefault="001451CD">
      <w:pPr>
        <w:rPr>
          <w:ins w:id="72" w:author="Anvesh T" w:date="2026-05-07T16:39:00Z"/>
        </w:rPr>
      </w:pPr>
    </w:p>
    <w:p w14:paraId="71BB5AA4" w14:textId="77777777" w:rsidR="001451CD" w:rsidRDefault="00000000">
      <w:pPr>
        <w:numPr>
          <w:ilvl w:val="0"/>
          <w:numId w:val="4"/>
        </w:numPr>
        <w:rPr>
          <w:ins w:id="73" w:author="Anvesh T" w:date="2026-05-07T16:39:00Z"/>
        </w:rPr>
      </w:pPr>
      <w:ins w:id="74" w:author="Anvesh T" w:date="2026-05-07T16:39:00Z">
        <w:r>
          <w:t>Full Name</w:t>
        </w:r>
      </w:ins>
    </w:p>
    <w:p w14:paraId="3B9132F9" w14:textId="77777777" w:rsidR="001451CD" w:rsidRDefault="00000000">
      <w:pPr>
        <w:numPr>
          <w:ilvl w:val="0"/>
          <w:numId w:val="4"/>
        </w:numPr>
        <w:rPr>
          <w:ins w:id="75" w:author="Anvesh T" w:date="2026-05-07T16:39:00Z"/>
        </w:rPr>
      </w:pPr>
      <w:ins w:id="76" w:author="Anvesh T" w:date="2026-05-07T16:39:00Z">
        <w:r>
          <w:t>Email Address</w:t>
        </w:r>
      </w:ins>
    </w:p>
    <w:p w14:paraId="4C5D5BCA" w14:textId="77777777" w:rsidR="001451CD" w:rsidRDefault="00000000">
      <w:pPr>
        <w:numPr>
          <w:ilvl w:val="0"/>
          <w:numId w:val="4"/>
        </w:numPr>
        <w:rPr>
          <w:ins w:id="77" w:author="Anvesh T" w:date="2026-05-07T16:39:00Z"/>
        </w:rPr>
      </w:pPr>
      <w:ins w:id="78" w:author="Anvesh T" w:date="2026-05-07T16:39:00Z">
        <w:r>
          <w:t>Phone Number (required — for WhatsApp follow-up)</w:t>
        </w:r>
      </w:ins>
    </w:p>
    <w:p w14:paraId="34972C5A" w14:textId="77777777" w:rsidR="001451CD" w:rsidRDefault="00000000">
      <w:pPr>
        <w:numPr>
          <w:ilvl w:val="0"/>
          <w:numId w:val="4"/>
        </w:numPr>
        <w:rPr>
          <w:ins w:id="79" w:author="Anvesh T" w:date="2026-05-07T16:39:00Z"/>
        </w:rPr>
      </w:pPr>
      <w:ins w:id="80" w:author="Anvesh T" w:date="2026-05-07T16:39:00Z">
        <w:r>
          <w:t>Organization / Institution (optional)</w:t>
        </w:r>
      </w:ins>
    </w:p>
    <w:p w14:paraId="268D359D" w14:textId="77777777" w:rsidR="001451CD" w:rsidRDefault="00000000">
      <w:pPr>
        <w:numPr>
          <w:ilvl w:val="0"/>
          <w:numId w:val="4"/>
        </w:numPr>
        <w:rPr>
          <w:ins w:id="81" w:author="Anvesh T" w:date="2026-05-07T16:39:00Z"/>
        </w:rPr>
      </w:pPr>
      <w:ins w:id="82" w:author="Anvesh T" w:date="2026-05-07T16:39:00Z">
        <w:r>
          <w:t>Current Role (Executive / Faculty / Administration / Government / Others)</w:t>
        </w:r>
      </w:ins>
    </w:p>
    <w:p w14:paraId="124E955D" w14:textId="77777777" w:rsidR="001451CD" w:rsidRDefault="00000000">
      <w:pPr>
        <w:numPr>
          <w:ilvl w:val="0"/>
          <w:numId w:val="4"/>
        </w:numPr>
        <w:rPr>
          <w:ins w:id="83" w:author="Anvesh T" w:date="2026-05-07T16:39:00Z"/>
        </w:rPr>
      </w:pPr>
      <w:ins w:id="84" w:author="Anvesh T" w:date="2026-05-07T16:39:00Z">
        <w:r>
          <w:t>How did you hear about us? (dropdown: Website / LinkedIn / Instagram / X / Facebook / Referral / Event / Other)</w:t>
        </w:r>
      </w:ins>
    </w:p>
    <w:p w14:paraId="6BC4D5A4" w14:textId="77777777" w:rsidR="001451CD" w:rsidRPr="001451CD" w:rsidRDefault="00000000" w:rsidP="001451CD">
      <w:pPr>
        <w:numPr>
          <w:ilvl w:val="0"/>
          <w:numId w:val="4"/>
        </w:numPr>
        <w:rPr>
          <w:color w:val="000000"/>
          <w:rPrChange w:id="85" w:author="Anvesh T" w:date="2026-05-07T16:39:00Z">
            <w:rPr/>
          </w:rPrChange>
        </w:rPr>
        <w:pPrChange w:id="86" w:author="Anvesh T" w:date="2026-05-07T16:39:00Z">
          <w:pPr/>
        </w:pPrChange>
      </w:pPr>
      <w:ins w:id="87" w:author="Anvesh T" w:date="2026-05-07T16:39:00Z">
        <w:r>
          <w:t>Message / Query (optional free text)</w:t>
        </w:r>
      </w:ins>
    </w:p>
    <w:sectPr w:rsidR="001451CD" w:rsidRPr="001451CD"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Anvesh T" w:date="2026-05-07T13:59:00Z" w:initials="">
    <w:p w14:paraId="203F2D59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Or link to new page of "Engage with us"</w:t>
      </w:r>
    </w:p>
  </w:comment>
  <w:comment w:id="11" w:author="Muralikrishnan B" w:date="2026-05-06T13:32:00Z" w:initials="">
    <w:p w14:paraId="32BB69B4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is there any other tag line that can be associated with BVB?</w:t>
      </w:r>
    </w:p>
  </w:comment>
  <w:comment w:id="10" w:author="Anvesh T" w:date="2026-05-07T13:57:00Z" w:initials="">
    <w:p w14:paraId="5AD2E4F9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I did not find this tag for BVB, @areddy0810@gmail.com ma'am, please confirm if it can be removed</w:t>
      </w:r>
    </w:p>
  </w:comment>
  <w:comment w:id="9" w:author="Aruna Reddy" w:date="2026-05-07T15:45:00Z" w:initials="">
    <w:p w14:paraId="67A70257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maybe we can use : Since 1938 -Shaping Education &amp; Society</w:t>
      </w:r>
    </w:p>
  </w:comment>
  <w:comment w:id="14" w:author="Anvesh T" w:date="2026-05-07T14:00:00Z" w:initials="">
    <w:p w14:paraId="0D11B44D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Use this layout for this part instead of side by side</w:t>
      </w:r>
    </w:p>
  </w:comment>
  <w:comment w:id="16" w:author="Anvesh T" w:date="2026-05-07T14:02:00Z" w:initials="">
    <w:p w14:paraId="7B3EA8A3" w14:textId="77777777" w:rsidR="00DB39E1" w:rsidRDefault="00DB39E1" w:rsidP="00DB39E1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Content for ECP page needs to be revised. For example Duration as 3 weekends ; Module structure; etc. Needs to be in line with marketing campaigns</w:t>
      </w:r>
    </w:p>
  </w:comment>
  <w:comment w:id="19" w:author="Muralikrishnan B" w:date="2026-05-06T13:48:00Z" w:initials="">
    <w:p w14:paraId="6567ECD1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will need recent articles dated 2026</w:t>
      </w:r>
    </w:p>
  </w:comment>
  <w:comment w:id="20" w:author="Anvesh T" w:date="2026-05-07T14:03:00Z" w:initials="">
    <w:p w14:paraId="5EF50E0D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These indicative artefacts need to be changed to original articles, podcasts and publications.</w:t>
      </w:r>
    </w:p>
  </w:comment>
  <w:comment w:id="22" w:author="Anvesh T" w:date="2026-05-07T14:46:00Z" w:initials="">
    <w:p w14:paraId="7A28F9C9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Links to be embedded</w:t>
      </w:r>
    </w:p>
  </w:comment>
  <w:comment w:id="31" w:author="Anvesh Thirukovalluru" w:date="2026-05-08T10:41:00Z" w:initials="AT">
    <w:p w14:paraId="11780024" w14:textId="77777777" w:rsidR="00DB39E1" w:rsidRDefault="00DB39E1" w:rsidP="00DB39E1">
      <w:pPr>
        <w:pStyle w:val="CommentText"/>
      </w:pPr>
      <w:r>
        <w:rPr>
          <w:rStyle w:val="CommentReference"/>
        </w:rPr>
        <w:annotationRef/>
      </w:r>
      <w:r>
        <w:t>Please pick details from existing ”About us” page</w:t>
      </w:r>
    </w:p>
  </w:comment>
  <w:comment w:id="33" w:author="Aruna Reddy" w:date="2026-05-08T04:30:00Z" w:initials="">
    <w:p w14:paraId="51E6FA0B" w14:textId="5DAD0045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add Kaushik (details available on IIFR.global)</w:t>
      </w:r>
    </w:p>
  </w:comment>
  <w:comment w:id="34" w:author="Anvesh Thirukovalluru" w:date="2026-05-08T10:42:00Z" w:initials="AT">
    <w:p w14:paraId="4D6A5E9F" w14:textId="77777777" w:rsidR="00DB39E1" w:rsidRDefault="00DB39E1" w:rsidP="00DB39E1">
      <w:pPr>
        <w:pStyle w:val="CommentText"/>
      </w:pPr>
      <w:r>
        <w:rPr>
          <w:rStyle w:val="CommentReference"/>
        </w:rPr>
        <w:annotationRef/>
      </w:r>
      <w:r>
        <w:t xml:space="preserve">Please refer to the document shared by Aruna Ma’am 2 days back. Attaching the document. </w:t>
      </w:r>
    </w:p>
  </w:comment>
  <w:comment w:id="38" w:author="Aruna Reddy" w:date="2026-05-08T03:57:00Z" w:initials="">
    <w:p w14:paraId="354C7951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Include Rama Velamuri and Alfons from EFMD. I have already shared their profiles in a separate document</w:t>
      </w:r>
    </w:p>
  </w:comment>
  <w:comment w:id="37" w:author="Anvesh T" w:date="2026-05-08T04:19:00Z" w:initials="">
    <w:p w14:paraId="51D6D830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Sure, ma'am. That document and faculty information will go to team so that they are not missed out.</w:t>
      </w:r>
    </w:p>
  </w:comment>
  <w:comment w:id="45" w:author="Anvesh T" w:date="2026-05-07T15:41:00Z" w:initials="">
    <w:p w14:paraId="3424AFCE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Add "Engage with us" link</w:t>
      </w:r>
    </w:p>
  </w:comment>
  <w:comment w:id="50" w:author="Muralikrishnan B" w:date="2026-05-07T04:52:00Z" w:initials="">
    <w:p w14:paraId="7E793A83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We have not discussed these yet.</w:t>
      </w:r>
    </w:p>
  </w:comment>
  <w:comment w:id="51" w:author="Anvesh Thirukovalluru" w:date="2026-05-08T10:50:00Z" w:initials="AT">
    <w:p w14:paraId="77C160B2" w14:textId="77777777" w:rsidR="00F8043B" w:rsidRDefault="00F8043B" w:rsidP="00F8043B">
      <w:pPr>
        <w:pStyle w:val="CommentText"/>
      </w:pPr>
      <w:r>
        <w:rPr>
          <w:rStyle w:val="CommentReference"/>
        </w:rPr>
        <w:annotationRef/>
      </w:r>
      <w:r>
        <w:t>Take it to “Engage with us” page</w:t>
      </w:r>
    </w:p>
  </w:comment>
  <w:comment w:id="54" w:author="Muralikrishnan B" w:date="2026-05-07T04:58:00Z" w:initials="">
    <w:p w14:paraId="0BC6BB23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need to highlight what we are offering to them</w:t>
      </w:r>
    </w:p>
    <w:p w14:paraId="6205F7D1" w14:textId="77777777" w:rsidR="001451CD" w:rsidRDefault="001451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A00FF6B" w14:textId="77777777" w:rsidR="001451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eg., creating a future-ready curriculum and pedagogy, upskilling faculty, leveraging latest AI technologies for enhanced teaching and learning impact</w:t>
      </w:r>
    </w:p>
  </w:comment>
  <w:comment w:id="55" w:author="Muralikrishnan B" w:date="2026-05-07T05:10:00Z" w:initials="">
    <w:p w14:paraId="33537454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Split Industry Leaders and L&amp;D professionals - 2 different TG</w:t>
      </w:r>
    </w:p>
  </w:comment>
  <w:comment w:id="56" w:author="Muralikrishnan B" w:date="2026-05-07T05:09:00Z" w:initials="">
    <w:p w14:paraId="23A286CB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can this be combined with Academic leaders?</w:t>
      </w:r>
    </w:p>
  </w:comment>
  <w:comment w:id="62" w:author="Muralikrishnan B" w:date="2026-05-07T05:13:00Z" w:initials="">
    <w:p w14:paraId="2D19F024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should we move this section to Programs?</w:t>
      </w:r>
    </w:p>
    <w:p w14:paraId="571E591D" w14:textId="77777777" w:rsidR="001451CD" w:rsidRDefault="001451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24D84AD" w14:textId="77777777" w:rsidR="001451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Then the page will be focused only on highlighting faculty</w:t>
      </w:r>
    </w:p>
  </w:comment>
  <w:comment w:id="61" w:author="Muralikrishnan B" w:date="2026-05-07T05:14:00Z" w:initials="">
    <w:p w14:paraId="32E7C434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Add to this list:</w:t>
      </w:r>
    </w:p>
    <w:p w14:paraId="005ED330" w14:textId="77777777" w:rsidR="001451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Strategies for the AI-enabled Economy</w:t>
      </w:r>
    </w:p>
    <w:p w14:paraId="50D8992D" w14:textId="77777777" w:rsidR="001451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Platforms, Ecosystems and the Network Economy</w:t>
      </w:r>
    </w:p>
  </w:comment>
  <w:comment w:id="64" w:author="Muralikrishnan B" w:date="2026-05-07T05:24:00Z" w:initials="">
    <w:p w14:paraId="20792ACB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# Academic Institutions for Faculty &amp; Curriculum Development</w:t>
      </w:r>
    </w:p>
    <w:p w14:paraId="636B6EA2" w14:textId="77777777" w:rsidR="001451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# Corporations, Institutions for faculty &amp; research capability development</w:t>
      </w:r>
    </w:p>
  </w:comment>
  <w:comment w:id="67" w:author="Muralikrishnan B" w:date="2026-05-07T05:23:00Z" w:initials="">
    <w:p w14:paraId="2B80223B" w14:textId="77777777" w:rsidR="001451CD" w:rsidRDefault="00DB39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this seems to be something that IIG should be doing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3F2D59" w15:done="0"/>
  <w15:commentEx w15:paraId="32BB69B4" w15:done="1"/>
  <w15:commentEx w15:paraId="5AD2E4F9" w15:done="1"/>
  <w15:commentEx w15:paraId="67A70257" w15:done="1"/>
  <w15:commentEx w15:paraId="0D11B44D" w15:done="0"/>
  <w15:commentEx w15:paraId="7B3EA8A3" w15:done="0"/>
  <w15:commentEx w15:paraId="6567ECD1" w15:done="0"/>
  <w15:commentEx w15:paraId="5EF50E0D" w15:done="0"/>
  <w15:commentEx w15:paraId="7A28F9C9" w15:done="0"/>
  <w15:commentEx w15:paraId="11780024" w15:done="0"/>
  <w15:commentEx w15:paraId="51E6FA0B" w15:done="1"/>
  <w15:commentEx w15:paraId="4D6A5E9F" w15:done="0"/>
  <w15:commentEx w15:paraId="354C7951" w15:done="1"/>
  <w15:commentEx w15:paraId="51D6D830" w15:done="1"/>
  <w15:commentEx w15:paraId="3424AFCE" w15:done="0"/>
  <w15:commentEx w15:paraId="7E793A83" w15:done="1"/>
  <w15:commentEx w15:paraId="77C160B2" w15:done="0"/>
  <w15:commentEx w15:paraId="1A00FF6B" w15:done="1"/>
  <w15:commentEx w15:paraId="33537454" w15:done="0"/>
  <w15:commentEx w15:paraId="23A286CB" w15:done="0"/>
  <w15:commentEx w15:paraId="424D84AD" w15:done="0"/>
  <w15:commentEx w15:paraId="50D8992D" w15:done="0"/>
  <w15:commentEx w15:paraId="636B6EA2" w15:done="0"/>
  <w15:commentEx w15:paraId="2B8022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6A022C" w16cex:dateUtc="2026-05-08T05:11:00Z"/>
  <w16cex:commentExtensible w16cex:durableId="5ED4175B" w16cex:dateUtc="2026-05-08T05:12:00Z"/>
  <w16cex:commentExtensible w16cex:durableId="260FC458" w16cex:dateUtc="2026-05-08T0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3F2D59" w16cid:durableId="00EA01D4"/>
  <w16cid:commentId w16cid:paraId="32BB69B4" w16cid:durableId="74A91CB9"/>
  <w16cid:commentId w16cid:paraId="5AD2E4F9" w16cid:durableId="64C6F2B6"/>
  <w16cid:commentId w16cid:paraId="67A70257" w16cid:durableId="799153D6"/>
  <w16cid:commentId w16cid:paraId="0D11B44D" w16cid:durableId="49982CE9"/>
  <w16cid:commentId w16cid:paraId="7B3EA8A3" w16cid:durableId="4BEFCE45"/>
  <w16cid:commentId w16cid:paraId="6567ECD1" w16cid:durableId="31E6C4B3"/>
  <w16cid:commentId w16cid:paraId="5EF50E0D" w16cid:durableId="493C1622"/>
  <w16cid:commentId w16cid:paraId="7A28F9C9" w16cid:durableId="6EF5611B"/>
  <w16cid:commentId w16cid:paraId="11780024" w16cid:durableId="736A022C"/>
  <w16cid:commentId w16cid:paraId="51E6FA0B" w16cid:durableId="4C5C031B"/>
  <w16cid:commentId w16cid:paraId="4D6A5E9F" w16cid:durableId="5ED4175B"/>
  <w16cid:commentId w16cid:paraId="354C7951" w16cid:durableId="2B311E96"/>
  <w16cid:commentId w16cid:paraId="51D6D830" w16cid:durableId="6F98D04E"/>
  <w16cid:commentId w16cid:paraId="3424AFCE" w16cid:durableId="40E9C5C7"/>
  <w16cid:commentId w16cid:paraId="7E793A83" w16cid:durableId="59E2F86E"/>
  <w16cid:commentId w16cid:paraId="77C160B2" w16cid:durableId="260FC458"/>
  <w16cid:commentId w16cid:paraId="1A00FF6B" w16cid:durableId="2922678E"/>
  <w16cid:commentId w16cid:paraId="33537454" w16cid:durableId="6A058341"/>
  <w16cid:commentId w16cid:paraId="23A286CB" w16cid:durableId="07703B57"/>
  <w16cid:commentId w16cid:paraId="424D84AD" w16cid:durableId="094A4B66"/>
  <w16cid:commentId w16cid:paraId="50D8992D" w16cid:durableId="2AC2326B"/>
  <w16cid:commentId w16cid:paraId="636B6EA2" w16cid:durableId="3BB91F1A"/>
  <w16cid:commentId w16cid:paraId="2B80223B" w16cid:durableId="099C3B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6271A80C-C88C-45FB-940B-5D9F6AE69059}"/>
    <w:embedItalic r:id="rId2" w:fontKey="{50189B12-CF4F-4EDD-8DE8-9E1C437E3F0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589E6E-4DFF-4DFF-88DA-014C51953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DF5B88-8A0E-4E41-B4EA-12A53C2BA3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332"/>
    <w:multiLevelType w:val="multilevel"/>
    <w:tmpl w:val="004A7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8B44C9"/>
    <w:multiLevelType w:val="multilevel"/>
    <w:tmpl w:val="2534B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362508"/>
    <w:multiLevelType w:val="multilevel"/>
    <w:tmpl w:val="A0FA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CF4658"/>
    <w:multiLevelType w:val="multilevel"/>
    <w:tmpl w:val="DF4E6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06C0832"/>
    <w:multiLevelType w:val="multilevel"/>
    <w:tmpl w:val="48CC3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878637">
    <w:abstractNumId w:val="0"/>
  </w:num>
  <w:num w:numId="2" w16cid:durableId="1082414356">
    <w:abstractNumId w:val="1"/>
  </w:num>
  <w:num w:numId="3" w16cid:durableId="1669358118">
    <w:abstractNumId w:val="2"/>
  </w:num>
  <w:num w:numId="4" w16cid:durableId="843592750">
    <w:abstractNumId w:val="3"/>
  </w:num>
  <w:num w:numId="5" w16cid:durableId="13260566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vesh Thirukovalluru">
    <w15:presenceInfo w15:providerId="AD" w15:userId="S::ANVESH_T@ISB.EDU::201a6536-e5f1-465a-b312-9c74bbfb1b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CD"/>
    <w:rsid w:val="001451CD"/>
    <w:rsid w:val="00533841"/>
    <w:rsid w:val="005504AE"/>
    <w:rsid w:val="00DB39E1"/>
    <w:rsid w:val="00F8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7AE5"/>
  <w15:docId w15:val="{0B3CFD72-DB99-40D5-8399-F826677F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9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9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ifr.global/efm.php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16.png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18/08/relationships/commentsExtensible" Target="commentsExtensible.xml"/><Relationship Id="rId29" Type="http://schemas.openxmlformats.org/officeDocument/2006/relationships/hyperlink" Target="https://iifr.global/ecp.php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4.png"/><Relationship Id="rId24" Type="http://schemas.openxmlformats.org/officeDocument/2006/relationships/hyperlink" Target="https://www.latticedadvisors.com/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7.png"/><Relationship Id="rId40" Type="http://schemas.microsoft.com/office/2011/relationships/people" Target="peop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www.efmdglobal.org/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iifr.global/faculty.ph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iifr.global/programmes.php" TargetMode="External"/><Relationship Id="rId22" Type="http://schemas.openxmlformats.org/officeDocument/2006/relationships/hyperlink" Target="https://www.bvbdelhi.org/" TargetMode="External"/><Relationship Id="rId27" Type="http://schemas.openxmlformats.org/officeDocument/2006/relationships/hyperlink" Target="https://iifr.global/programmes.php" TargetMode="External"/><Relationship Id="rId30" Type="http://schemas.openxmlformats.org/officeDocument/2006/relationships/hyperlink" Target="https://iifr.global/efm.php" TargetMode="External"/><Relationship Id="rId35" Type="http://schemas.openxmlformats.org/officeDocument/2006/relationships/hyperlink" Target="https://iifr.global/faculty.php" TargetMode="External"/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12" Type="http://schemas.openxmlformats.org/officeDocument/2006/relationships/hyperlink" Target="https://iifr.global/ecp.php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hyperlink" Target="https://iifr.global/programmes.php" TargetMode="External"/><Relationship Id="rId38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Anvesh Thirukovalluru</cp:lastModifiedBy>
  <cp:revision>3</cp:revision>
  <dcterms:created xsi:type="dcterms:W3CDTF">2026-05-08T05:04:00Z</dcterms:created>
  <dcterms:modified xsi:type="dcterms:W3CDTF">2026-05-08T05:30:00Z</dcterms:modified>
</cp:coreProperties>
</file>